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Pr="00474D62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474D62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474D62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42410B">
        <w:rPr>
          <w:noProof/>
          <w:lang w:val="pl-PL"/>
        </w:rPr>
        <w:drawing>
          <wp:inline distT="0" distB="0" distL="0" distR="0" wp14:anchorId="5E732B21" wp14:editId="68C337ED">
            <wp:extent cx="617220" cy="580913"/>
            <wp:effectExtent l="0" t="0" r="0" b="0"/>
            <wp:docPr id="56707328" name="Picture 1" descr="Wydział | Wydział Zarządzania AGH">
              <a:extLst xmlns:a="http://schemas.openxmlformats.org/drawingml/2006/main">
                <a:ext uri="{FF2B5EF4-FFF2-40B4-BE49-F238E27FC236}">
                  <a16:creationId xmlns:a16="http://schemas.microsoft.com/office/drawing/2014/main" id="{521FD684-C5EF-454F-8895-527195EA94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474D62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474D62">
        <w:rPr>
          <w:sz w:val="32"/>
          <w:szCs w:val="32"/>
          <w:lang w:val="pl-PL"/>
        </w:rPr>
        <w:t>Programowanie obiektowe</w:t>
      </w:r>
    </w:p>
    <w:p w14:paraId="7DABAF8E" w14:textId="08599769" w:rsidR="008A0C1D" w:rsidRPr="00474D62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474D62">
        <w:rPr>
          <w:sz w:val="32"/>
          <w:szCs w:val="32"/>
          <w:lang w:val="pl-PL"/>
        </w:rPr>
        <w:t>Rok akademicki 202</w:t>
      </w:r>
      <w:r w:rsidR="00AA1B45" w:rsidRPr="00474D62">
        <w:rPr>
          <w:sz w:val="32"/>
          <w:szCs w:val="32"/>
          <w:lang w:val="pl-PL"/>
        </w:rPr>
        <w:t>5</w:t>
      </w:r>
      <w:r w:rsidRPr="00474D62">
        <w:rPr>
          <w:sz w:val="32"/>
          <w:szCs w:val="32"/>
          <w:lang w:val="pl-PL"/>
        </w:rPr>
        <w:t>/202</w:t>
      </w:r>
      <w:r w:rsidR="00AA1B45" w:rsidRPr="00474D62">
        <w:rPr>
          <w:sz w:val="32"/>
          <w:szCs w:val="32"/>
          <w:lang w:val="pl-PL"/>
        </w:rPr>
        <w:t>6</w:t>
      </w:r>
    </w:p>
    <w:p w14:paraId="6EC887F8" w14:textId="77777777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474D62" w:rsidRDefault="008A0C1D" w:rsidP="008A0C1D">
      <w:pPr>
        <w:spacing w:after="0"/>
      </w:pPr>
      <w:r w:rsidRPr="00474D62">
        <w:rPr>
          <w:b/>
          <w:bCs/>
          <w:sz w:val="24"/>
          <w:szCs w:val="24"/>
          <w:lang w:val="pl-PL"/>
        </w:rPr>
        <w:t>Autorzy:</w:t>
      </w:r>
    </w:p>
    <w:p w14:paraId="13724D65" w14:textId="40DC7693" w:rsidR="00AA1B45" w:rsidRPr="00474D62" w:rsidRDefault="00AA1B45" w:rsidP="008A0C1D">
      <w:pPr>
        <w:spacing w:after="0"/>
        <w:rPr>
          <w:sz w:val="24"/>
          <w:szCs w:val="24"/>
          <w:lang w:val="pl-PL"/>
        </w:rPr>
      </w:pPr>
      <w:r w:rsidRPr="00474D62">
        <w:rPr>
          <w:sz w:val="24"/>
          <w:szCs w:val="24"/>
          <w:lang w:val="pl-PL"/>
        </w:rPr>
        <w:t>Tomasz Król</w:t>
      </w:r>
    </w:p>
    <w:p w14:paraId="5E336122" w14:textId="4A9A9AAF" w:rsidR="00AA1B45" w:rsidRPr="00474D62" w:rsidRDefault="00AA1B45" w:rsidP="008A0C1D">
      <w:pPr>
        <w:spacing w:after="0"/>
        <w:rPr>
          <w:sz w:val="24"/>
          <w:szCs w:val="24"/>
          <w:lang w:val="pl-PL"/>
        </w:rPr>
      </w:pPr>
      <w:r w:rsidRPr="00474D62">
        <w:rPr>
          <w:sz w:val="24"/>
          <w:szCs w:val="24"/>
          <w:lang w:val="pl-PL"/>
        </w:rPr>
        <w:t>Aleksander Mikler</w:t>
      </w:r>
    </w:p>
    <w:p w14:paraId="75B5BFAB" w14:textId="16B74709" w:rsidR="58F255B3" w:rsidRDefault="76DDD0B0" w:rsidP="21164D1F">
      <w:pPr>
        <w:spacing w:after="0"/>
      </w:pPr>
      <w:r w:rsidRPr="00474D62">
        <w:rPr>
          <w:sz w:val="24"/>
          <w:szCs w:val="24"/>
          <w:lang w:val="pl-PL"/>
        </w:rPr>
        <w:t>Sylwester Sowula</w:t>
      </w:r>
    </w:p>
    <w:p w14:paraId="05A2983C" w14:textId="06AA93A8" w:rsidR="526F54EA" w:rsidRDefault="72363C6B" w:rsidP="526F54EA">
      <w:pPr>
        <w:spacing w:after="0"/>
      </w:pPr>
      <w:r w:rsidRPr="59EC997E">
        <w:rPr>
          <w:sz w:val="24"/>
          <w:szCs w:val="24"/>
          <w:lang w:val="pl-PL"/>
        </w:rPr>
        <w:t xml:space="preserve">Adam </w:t>
      </w:r>
      <w:r w:rsidRPr="4EEB0CC0">
        <w:rPr>
          <w:sz w:val="24"/>
          <w:szCs w:val="24"/>
          <w:lang w:val="pl-PL"/>
        </w:rPr>
        <w:t>Łukasik</w:t>
      </w:r>
    </w:p>
    <w:p w14:paraId="03886D8F" w14:textId="337E732C" w:rsidR="58F255B3" w:rsidRPr="00474D62" w:rsidRDefault="58F255B3" w:rsidP="58F255B3">
      <w:pPr>
        <w:spacing w:after="0"/>
        <w:rPr>
          <w:sz w:val="24"/>
          <w:szCs w:val="24"/>
          <w:lang w:val="pl-PL"/>
        </w:rPr>
      </w:pPr>
    </w:p>
    <w:p w14:paraId="2F31905B" w14:textId="77777777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291091EF" w:rsidR="008A0C1D" w:rsidRPr="00474D62" w:rsidRDefault="00AA1B45" w:rsidP="008A0C1D">
      <w:pPr>
        <w:spacing w:after="0"/>
        <w:jc w:val="center"/>
        <w:rPr>
          <w:sz w:val="28"/>
          <w:szCs w:val="28"/>
          <w:lang w:val="pl-PL"/>
        </w:rPr>
      </w:pPr>
      <w:r w:rsidRPr="00474D62">
        <w:rPr>
          <w:b/>
          <w:bCs/>
          <w:sz w:val="28"/>
          <w:szCs w:val="28"/>
          <w:lang w:val="pl-PL"/>
        </w:rPr>
        <w:t>Uczelniany Dziennik Elektroniczny</w:t>
      </w:r>
    </w:p>
    <w:p w14:paraId="2C613835" w14:textId="77777777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p w14:paraId="6D2A4055" w14:textId="2403DB2D" w:rsidR="008A0C1D" w:rsidRDefault="63520936" w:rsidP="008A0C1D">
      <w:pPr>
        <w:spacing w:after="0"/>
      </w:pPr>
      <w:r w:rsidRPr="0A63F097">
        <w:rPr>
          <w:sz w:val="24"/>
          <w:szCs w:val="24"/>
          <w:lang w:val="pl-PL"/>
        </w:rPr>
        <w:t xml:space="preserve">Aplikacja </w:t>
      </w:r>
      <w:r w:rsidRPr="25FDAD13">
        <w:rPr>
          <w:sz w:val="24"/>
          <w:szCs w:val="24"/>
          <w:lang w:val="pl-PL"/>
        </w:rPr>
        <w:t xml:space="preserve">obsługująca </w:t>
      </w:r>
      <w:r w:rsidRPr="7ABBBA1D">
        <w:rPr>
          <w:sz w:val="24"/>
          <w:szCs w:val="24"/>
          <w:lang w:val="pl-PL"/>
        </w:rPr>
        <w:t xml:space="preserve">uczelniany dziennik </w:t>
      </w:r>
      <w:r w:rsidRPr="6038D74A">
        <w:rPr>
          <w:sz w:val="24"/>
          <w:szCs w:val="24"/>
          <w:lang w:val="pl-PL"/>
        </w:rPr>
        <w:t>elektroniczny</w:t>
      </w:r>
      <w:r w:rsidRPr="68F25E8A">
        <w:rPr>
          <w:sz w:val="24"/>
          <w:szCs w:val="24"/>
          <w:lang w:val="pl-PL"/>
        </w:rPr>
        <w:t>.</w:t>
      </w:r>
    </w:p>
    <w:p w14:paraId="71853806" w14:textId="77777777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p w14:paraId="41AA9974" w14:textId="73102181" w:rsidR="008A0C1D" w:rsidRPr="00474D62" w:rsidRDefault="008A0C1D" w:rsidP="00063F5B">
      <w:pPr>
        <w:numPr>
          <w:ilvl w:val="0"/>
          <w:numId w:val="5"/>
        </w:numPr>
        <w:spacing w:after="0"/>
        <w:rPr>
          <w:b/>
          <w:bCs/>
          <w:sz w:val="28"/>
          <w:szCs w:val="28"/>
          <w:lang w:val="pl-PL"/>
        </w:rPr>
      </w:pPr>
      <w:r w:rsidRPr="00474D62">
        <w:rPr>
          <w:b/>
          <w:bCs/>
          <w:sz w:val="28"/>
          <w:szCs w:val="28"/>
          <w:lang w:val="pl-PL"/>
        </w:rPr>
        <w:t>Podział ról</w:t>
      </w:r>
    </w:p>
    <w:p w14:paraId="3B47A561" w14:textId="6F35DA12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p w14:paraId="0D0614A0" w14:textId="59247621" w:rsidR="008A0C1D" w:rsidRPr="00474D62" w:rsidRDefault="00C628CC" w:rsidP="008A0C1D">
      <w:pPr>
        <w:spacing w:after="0"/>
      </w:pPr>
      <w:r>
        <w:rPr>
          <w:sz w:val="24"/>
          <w:szCs w:val="24"/>
          <w:lang w:val="pl-PL"/>
        </w:rPr>
        <w:t xml:space="preserve">Tomek </w:t>
      </w:r>
      <w:r w:rsidR="00DB09B2">
        <w:rPr>
          <w:sz w:val="24"/>
          <w:szCs w:val="24"/>
          <w:lang w:val="pl-PL"/>
        </w:rPr>
        <w:t>Król:</w:t>
      </w:r>
      <w:r w:rsidR="4975C7FF" w:rsidRPr="54E5AF6E">
        <w:rPr>
          <w:sz w:val="24"/>
          <w:szCs w:val="24"/>
          <w:lang w:val="pl-PL"/>
        </w:rPr>
        <w:t xml:space="preserve"> </w:t>
      </w:r>
      <w:r w:rsidR="36A66B00" w:rsidRPr="1DD5E5F4">
        <w:rPr>
          <w:sz w:val="24"/>
          <w:szCs w:val="24"/>
          <w:lang w:val="pl-PL"/>
        </w:rPr>
        <w:t xml:space="preserve">Klasa </w:t>
      </w:r>
      <w:r w:rsidR="36A66B00" w:rsidRPr="2A07101F">
        <w:rPr>
          <w:sz w:val="24"/>
          <w:szCs w:val="24"/>
          <w:lang w:val="pl-PL"/>
        </w:rPr>
        <w:t>Prowadzący</w:t>
      </w:r>
      <w:r w:rsidR="36A66B00" w:rsidRPr="6934D0A2">
        <w:rPr>
          <w:sz w:val="24"/>
          <w:szCs w:val="24"/>
          <w:lang w:val="pl-PL"/>
        </w:rPr>
        <w:t xml:space="preserve"> </w:t>
      </w:r>
      <w:r w:rsidR="36A66B00" w:rsidRPr="57F4B274">
        <w:rPr>
          <w:sz w:val="24"/>
          <w:szCs w:val="24"/>
          <w:lang w:val="pl-PL"/>
        </w:rPr>
        <w:t>+</w:t>
      </w:r>
      <w:r w:rsidR="36A66B00" w:rsidRPr="5EBB5307">
        <w:rPr>
          <w:sz w:val="24"/>
          <w:szCs w:val="24"/>
          <w:lang w:val="pl-PL"/>
        </w:rPr>
        <w:t xml:space="preserve"> </w:t>
      </w:r>
      <w:r w:rsidR="7E4DF7C0" w:rsidRPr="37C2D23A">
        <w:rPr>
          <w:sz w:val="24"/>
          <w:szCs w:val="24"/>
          <w:lang w:val="pl-PL"/>
        </w:rPr>
        <w:t>KlasaOceny</w:t>
      </w:r>
      <w:r w:rsidR="7E4DF7C0" w:rsidRPr="078B5A30">
        <w:rPr>
          <w:sz w:val="24"/>
          <w:szCs w:val="24"/>
          <w:lang w:val="pl-PL"/>
        </w:rPr>
        <w:t xml:space="preserve"> +</w:t>
      </w:r>
      <w:r w:rsidR="7E4DF7C0" w:rsidRPr="3B51EE38">
        <w:rPr>
          <w:sz w:val="24"/>
          <w:szCs w:val="24"/>
          <w:lang w:val="pl-PL"/>
        </w:rPr>
        <w:t xml:space="preserve"> </w:t>
      </w:r>
      <w:r w:rsidR="7E4DF7C0" w:rsidRPr="3CC06D6B">
        <w:rPr>
          <w:sz w:val="24"/>
          <w:szCs w:val="24"/>
          <w:lang w:val="pl-PL"/>
        </w:rPr>
        <w:t xml:space="preserve">Klasa </w:t>
      </w:r>
      <w:r w:rsidR="7E4DF7C0" w:rsidRPr="4B4FEC99">
        <w:rPr>
          <w:sz w:val="24"/>
          <w:szCs w:val="24"/>
          <w:lang w:val="pl-PL"/>
        </w:rPr>
        <w:t>Kierunek</w:t>
      </w:r>
      <w:r w:rsidR="6373D37B" w:rsidRPr="510BFF04">
        <w:rPr>
          <w:sz w:val="24"/>
          <w:szCs w:val="24"/>
          <w:lang w:val="pl-PL"/>
        </w:rPr>
        <w:t xml:space="preserve"> </w:t>
      </w:r>
      <w:r w:rsidR="6373D37B" w:rsidRPr="79FE896D">
        <w:rPr>
          <w:sz w:val="24"/>
          <w:szCs w:val="24"/>
          <w:lang w:val="pl-PL"/>
        </w:rPr>
        <w:t>+</w:t>
      </w:r>
      <w:r w:rsidR="6373D37B" w:rsidRPr="28AD625E">
        <w:rPr>
          <w:sz w:val="24"/>
          <w:szCs w:val="24"/>
          <w:lang w:val="pl-PL"/>
        </w:rPr>
        <w:t xml:space="preserve"> Klasa Semestr</w:t>
      </w:r>
      <w:r w:rsidR="6373D37B" w:rsidRPr="337912B6">
        <w:rPr>
          <w:sz w:val="24"/>
          <w:szCs w:val="24"/>
          <w:lang w:val="pl-PL"/>
        </w:rPr>
        <w:t xml:space="preserve"> </w:t>
      </w:r>
      <w:r w:rsidR="6373D37B" w:rsidRPr="25DF9DD6">
        <w:rPr>
          <w:sz w:val="24"/>
          <w:szCs w:val="24"/>
          <w:lang w:val="pl-PL"/>
        </w:rPr>
        <w:t xml:space="preserve">+ </w:t>
      </w:r>
      <w:r w:rsidR="6373D37B" w:rsidRPr="599BEEEF">
        <w:rPr>
          <w:sz w:val="24"/>
          <w:szCs w:val="24"/>
          <w:lang w:val="pl-PL"/>
        </w:rPr>
        <w:t xml:space="preserve">Gui </w:t>
      </w:r>
      <w:r w:rsidR="2E5D6E99" w:rsidRPr="0CDF0FAC">
        <w:rPr>
          <w:sz w:val="24"/>
          <w:szCs w:val="24"/>
          <w:lang w:val="pl-PL"/>
        </w:rPr>
        <w:t xml:space="preserve">Okno </w:t>
      </w:r>
      <w:r w:rsidR="6373D37B" w:rsidRPr="0CDF0FAC">
        <w:rPr>
          <w:sz w:val="24"/>
          <w:szCs w:val="24"/>
          <w:lang w:val="pl-PL"/>
        </w:rPr>
        <w:t>Kierunki</w:t>
      </w:r>
      <w:r w:rsidR="6373D37B" w:rsidRPr="4B42A6FD">
        <w:rPr>
          <w:sz w:val="24"/>
          <w:szCs w:val="24"/>
          <w:lang w:val="pl-PL"/>
        </w:rPr>
        <w:t xml:space="preserve"> </w:t>
      </w:r>
      <w:r w:rsidR="6373D37B" w:rsidRPr="266127B3">
        <w:rPr>
          <w:sz w:val="24"/>
          <w:szCs w:val="24"/>
          <w:lang w:val="pl-PL"/>
        </w:rPr>
        <w:t xml:space="preserve">+ </w:t>
      </w:r>
      <w:r w:rsidR="6373D37B" w:rsidRPr="2291FF52">
        <w:rPr>
          <w:sz w:val="24"/>
          <w:szCs w:val="24"/>
          <w:lang w:val="pl-PL"/>
        </w:rPr>
        <w:t xml:space="preserve">Gui </w:t>
      </w:r>
      <w:r w:rsidR="5AFE663F" w:rsidRPr="0A9EAE93">
        <w:rPr>
          <w:sz w:val="24"/>
          <w:szCs w:val="24"/>
          <w:lang w:val="pl-PL"/>
        </w:rPr>
        <w:t>Okno</w:t>
      </w:r>
      <w:r w:rsidR="5AFE663F" w:rsidRPr="44A5248E">
        <w:rPr>
          <w:sz w:val="24"/>
          <w:szCs w:val="24"/>
          <w:lang w:val="pl-PL"/>
        </w:rPr>
        <w:t xml:space="preserve"> </w:t>
      </w:r>
      <w:r w:rsidR="6373D37B" w:rsidRPr="44A5248E">
        <w:rPr>
          <w:sz w:val="24"/>
          <w:szCs w:val="24"/>
          <w:lang w:val="pl-PL"/>
        </w:rPr>
        <w:t>Student</w:t>
      </w:r>
      <w:r w:rsidR="7241187C" w:rsidRPr="7111F939">
        <w:rPr>
          <w:sz w:val="24"/>
          <w:szCs w:val="24"/>
          <w:lang w:val="pl-PL"/>
        </w:rPr>
        <w:t xml:space="preserve"> </w:t>
      </w:r>
      <w:r w:rsidR="748B0089" w:rsidRPr="09A83801">
        <w:rPr>
          <w:sz w:val="24"/>
          <w:szCs w:val="24"/>
          <w:lang w:val="pl-PL"/>
        </w:rPr>
        <w:t>+</w:t>
      </w:r>
      <w:r w:rsidR="7241187C" w:rsidRPr="2FCD48A9">
        <w:rPr>
          <w:sz w:val="24"/>
          <w:szCs w:val="24"/>
          <w:lang w:val="pl-PL"/>
        </w:rPr>
        <w:t xml:space="preserve"> </w:t>
      </w:r>
      <w:r w:rsidR="748B0089" w:rsidRPr="1868C000">
        <w:rPr>
          <w:sz w:val="24"/>
          <w:szCs w:val="24"/>
          <w:lang w:val="pl-PL"/>
        </w:rPr>
        <w:t>Dokumentacja</w:t>
      </w:r>
      <w:r w:rsidR="036440B9" w:rsidRPr="75EEF861">
        <w:rPr>
          <w:sz w:val="24"/>
          <w:szCs w:val="24"/>
          <w:lang w:val="pl-PL"/>
        </w:rPr>
        <w:t xml:space="preserve"> </w:t>
      </w:r>
      <w:r w:rsidR="748B0089" w:rsidRPr="082EDCEA">
        <w:rPr>
          <w:sz w:val="24"/>
          <w:szCs w:val="24"/>
          <w:lang w:val="pl-PL"/>
        </w:rPr>
        <w:t>+</w:t>
      </w:r>
      <w:r w:rsidR="036440B9" w:rsidRPr="345C657C">
        <w:rPr>
          <w:sz w:val="24"/>
          <w:szCs w:val="24"/>
          <w:lang w:val="pl-PL"/>
        </w:rPr>
        <w:t xml:space="preserve"> </w:t>
      </w:r>
      <w:r w:rsidR="5CB22E05" w:rsidRPr="51994CE6">
        <w:rPr>
          <w:sz w:val="24"/>
          <w:szCs w:val="24"/>
          <w:lang w:val="pl-PL"/>
        </w:rPr>
        <w:t xml:space="preserve">Klasa </w:t>
      </w:r>
      <w:r w:rsidR="19CEB3BB" w:rsidRPr="7018EEA7">
        <w:rPr>
          <w:sz w:val="24"/>
          <w:szCs w:val="24"/>
          <w:lang w:val="pl-PL"/>
        </w:rPr>
        <w:t>Przedmiot</w:t>
      </w:r>
      <w:r w:rsidR="5CB22E05" w:rsidRPr="14DE4A9E">
        <w:rPr>
          <w:sz w:val="24"/>
          <w:szCs w:val="24"/>
          <w:lang w:val="pl-PL"/>
        </w:rPr>
        <w:t xml:space="preserve"> </w:t>
      </w:r>
    </w:p>
    <w:p w14:paraId="0FE4B73C" w14:textId="7062A28C" w:rsidR="4A037A03" w:rsidRDefault="4A037A03" w:rsidP="4A037A03">
      <w:pPr>
        <w:spacing w:after="0"/>
        <w:rPr>
          <w:sz w:val="24"/>
          <w:szCs w:val="24"/>
          <w:lang w:val="pl-PL"/>
        </w:rPr>
      </w:pPr>
    </w:p>
    <w:p w14:paraId="7151F7CE" w14:textId="1D66342D" w:rsidR="308DD307" w:rsidRDefault="308DD307" w:rsidP="308DD307">
      <w:pPr>
        <w:spacing w:after="0"/>
        <w:rPr>
          <w:sz w:val="24"/>
          <w:szCs w:val="24"/>
          <w:lang w:val="pl-PL"/>
        </w:rPr>
      </w:pPr>
    </w:p>
    <w:p w14:paraId="3265A759" w14:textId="08A310D1" w:rsidR="1349BF66" w:rsidRDefault="6A83A5BF" w:rsidP="1349BF66">
      <w:pPr>
        <w:spacing w:after="0"/>
        <w:rPr>
          <w:sz w:val="24"/>
          <w:szCs w:val="24"/>
          <w:lang w:val="pl-PL"/>
        </w:rPr>
      </w:pPr>
      <w:r w:rsidRPr="317364B4">
        <w:rPr>
          <w:sz w:val="24"/>
          <w:szCs w:val="24"/>
          <w:lang w:val="pl-PL"/>
        </w:rPr>
        <w:t xml:space="preserve">Aleksander </w:t>
      </w:r>
      <w:r w:rsidR="00353D49" w:rsidRPr="00474D62">
        <w:rPr>
          <w:sz w:val="24"/>
          <w:szCs w:val="24"/>
          <w:lang w:val="pl-PL"/>
        </w:rPr>
        <w:t>Makler</w:t>
      </w:r>
      <w:r w:rsidRPr="3E501EC1">
        <w:rPr>
          <w:sz w:val="24"/>
          <w:szCs w:val="24"/>
          <w:lang w:val="pl-PL"/>
        </w:rPr>
        <w:t>:</w:t>
      </w:r>
      <w:r w:rsidR="4B696603" w:rsidRPr="2111193E">
        <w:rPr>
          <w:sz w:val="24"/>
          <w:szCs w:val="24"/>
          <w:lang w:val="pl-PL"/>
        </w:rPr>
        <w:t xml:space="preserve"> </w:t>
      </w:r>
      <w:r w:rsidR="109A4E2B" w:rsidRPr="577C25A7">
        <w:rPr>
          <w:sz w:val="24"/>
          <w:szCs w:val="24"/>
          <w:lang w:val="pl-PL"/>
        </w:rPr>
        <w:t xml:space="preserve">Interfejs OknoProwadzacego + Zakładka prowadzący + Klasa + </w:t>
      </w:r>
      <w:r w:rsidR="184CCE71" w:rsidRPr="577C25A7">
        <w:rPr>
          <w:sz w:val="24"/>
          <w:szCs w:val="24"/>
          <w:lang w:val="pl-PL"/>
        </w:rPr>
        <w:t xml:space="preserve">ProwadzonyPrzedmiot  + </w:t>
      </w:r>
      <w:r w:rsidR="109A4E2B" w:rsidRPr="577C25A7">
        <w:rPr>
          <w:sz w:val="24"/>
          <w:szCs w:val="24"/>
          <w:lang w:val="pl-PL"/>
        </w:rPr>
        <w:t>Dokumentacja graficzna</w:t>
      </w:r>
      <w:r w:rsidR="4DE97A65" w:rsidRPr="577C25A7">
        <w:rPr>
          <w:sz w:val="24"/>
          <w:szCs w:val="24"/>
          <w:lang w:val="pl-PL"/>
        </w:rPr>
        <w:t xml:space="preserve"> + Interfejs OknoZarzadzaniaOcenami + Interfejs OknoDodawaniaOceny + UX/UI</w:t>
      </w:r>
    </w:p>
    <w:p w14:paraId="603CBAD4" w14:textId="6A861DFA" w:rsidR="0590550F" w:rsidRDefault="0590550F" w:rsidP="0590550F">
      <w:pPr>
        <w:spacing w:after="0"/>
        <w:rPr>
          <w:sz w:val="24"/>
          <w:szCs w:val="24"/>
          <w:lang w:val="pl-PL"/>
        </w:rPr>
      </w:pPr>
    </w:p>
    <w:p w14:paraId="0B1F4569" w14:textId="77777777" w:rsidR="00DE4829" w:rsidRPr="00DE4829" w:rsidRDefault="00DE4829" w:rsidP="00DE4829">
      <w:pPr>
        <w:spacing w:after="0"/>
        <w:rPr>
          <w:sz w:val="24"/>
          <w:szCs w:val="24"/>
          <w:lang w:val="pl-PL"/>
        </w:rPr>
      </w:pPr>
      <w:r w:rsidRPr="00DE4829">
        <w:rPr>
          <w:sz w:val="24"/>
          <w:szCs w:val="24"/>
          <w:lang w:val="pl-PL"/>
        </w:rPr>
        <w:t> </w:t>
      </w:r>
    </w:p>
    <w:p w14:paraId="79F83F5A" w14:textId="7001C87B" w:rsidR="00DE4829" w:rsidRPr="00DE4829" w:rsidRDefault="00DE4829" w:rsidP="00DE4829">
      <w:pPr>
        <w:spacing w:after="0"/>
        <w:rPr>
          <w:sz w:val="24"/>
          <w:szCs w:val="24"/>
          <w:lang w:val="pl-PL"/>
        </w:rPr>
      </w:pPr>
      <w:r w:rsidRPr="00DE4829">
        <w:rPr>
          <w:sz w:val="24"/>
          <w:szCs w:val="24"/>
          <w:lang w:val="pl-PL"/>
        </w:rPr>
        <w:t>Adam Łukasik: </w:t>
      </w:r>
    </w:p>
    <w:p w14:paraId="43A35D93" w14:textId="00F22EE5" w:rsidR="00DE4829" w:rsidRPr="00DE4829" w:rsidRDefault="00DE4829" w:rsidP="00DE4829">
      <w:pPr>
        <w:spacing w:after="0"/>
        <w:rPr>
          <w:sz w:val="24"/>
          <w:szCs w:val="24"/>
          <w:lang w:val="pl-PL"/>
        </w:rPr>
      </w:pPr>
      <w:r w:rsidRPr="00DE4829">
        <w:rPr>
          <w:sz w:val="24"/>
          <w:szCs w:val="24"/>
          <w:lang w:val="pl-PL"/>
        </w:rPr>
        <w:t>Klasa Student + Klasa Prowadzący + Klasa Kierunek + Klasa PrzedmiotOceny + Klasa Uczelnia + Klasa XMLFileManager + Klasa Osoba + Interfejs IRaportowalny + Testy Jednostkowe + Dokumentacja </w:t>
      </w:r>
      <w:r w:rsidR="1BF3BBDC" w:rsidRPr="729AA1D9">
        <w:rPr>
          <w:sz w:val="24"/>
          <w:szCs w:val="24"/>
          <w:lang w:val="pl-PL"/>
        </w:rPr>
        <w:t xml:space="preserve"> </w:t>
      </w:r>
    </w:p>
    <w:p w14:paraId="6D49B03C" w14:textId="432920DD" w:rsidR="00DE4829" w:rsidRPr="00DE4829" w:rsidRDefault="00DE4829" w:rsidP="00DE4829">
      <w:pPr>
        <w:spacing w:after="0"/>
        <w:rPr>
          <w:sz w:val="24"/>
          <w:szCs w:val="24"/>
          <w:lang w:val="pl-PL"/>
        </w:rPr>
      </w:pPr>
    </w:p>
    <w:p w14:paraId="372B5F5D" w14:textId="4E5F66FB" w:rsidR="3E501EC1" w:rsidRPr="00474D62" w:rsidRDefault="3E501EC1" w:rsidP="3E501EC1">
      <w:pPr>
        <w:spacing w:after="0"/>
        <w:rPr>
          <w:ins w:id="0" w:author="Microsoft Word" w:date="2026-01-22T13:15:00Z" w16du:dateUtc="2026-01-22T21:15:00Z"/>
          <w:sz w:val="24"/>
          <w:szCs w:val="24"/>
          <w:lang w:val="pl-PL"/>
        </w:rPr>
      </w:pPr>
    </w:p>
    <w:p w14:paraId="3F2D4D5A" w14:textId="7ACCF88F" w:rsidR="008A0C1D" w:rsidRPr="00474D62" w:rsidRDefault="6DEC3C4B" w:rsidP="008A0C1D">
      <w:pPr>
        <w:spacing w:after="0"/>
      </w:pPr>
      <w:r w:rsidRPr="00474D62">
        <w:rPr>
          <w:sz w:val="24"/>
          <w:szCs w:val="24"/>
          <w:lang w:val="pl-PL"/>
        </w:rPr>
        <w:t>Sylwester Sowula</w:t>
      </w:r>
      <w:r w:rsidR="5F5A84B3" w:rsidRPr="00474D62">
        <w:rPr>
          <w:sz w:val="24"/>
          <w:szCs w:val="24"/>
          <w:lang w:val="pl-PL"/>
        </w:rPr>
        <w:t xml:space="preserve">: </w:t>
      </w:r>
      <w:r w:rsidR="23C05519" w:rsidRPr="00474D62">
        <w:rPr>
          <w:sz w:val="24"/>
          <w:szCs w:val="24"/>
          <w:lang w:val="es-ES"/>
        </w:rPr>
        <w:t xml:space="preserve"> </w:t>
      </w:r>
    </w:p>
    <w:p w14:paraId="4E3E5A4B" w14:textId="7FF16968" w:rsidR="008A0C1D" w:rsidRPr="00474D62" w:rsidRDefault="75DBB8D5" w:rsidP="008A0C1D">
      <w:pPr>
        <w:spacing w:after="0"/>
        <w:rPr>
          <w:sz w:val="24"/>
          <w:szCs w:val="24"/>
          <w:lang w:val="es-ES"/>
        </w:rPr>
      </w:pPr>
      <w:r w:rsidRPr="00474D62">
        <w:rPr>
          <w:sz w:val="24"/>
          <w:szCs w:val="24"/>
          <w:lang w:val="es-ES"/>
        </w:rPr>
        <w:t>Klasa Osoba + Klasa Student + Klasa Prowadzący + Klasa Oceny</w:t>
      </w:r>
      <w:r w:rsidR="4CD7BDA3" w:rsidRPr="00474D62">
        <w:rPr>
          <w:sz w:val="24"/>
          <w:szCs w:val="24"/>
          <w:lang w:val="es-ES"/>
        </w:rPr>
        <w:t xml:space="preserve"> </w:t>
      </w:r>
      <w:r w:rsidRPr="00474D62">
        <w:rPr>
          <w:sz w:val="24"/>
          <w:szCs w:val="24"/>
          <w:lang w:val="es-ES"/>
        </w:rPr>
        <w:t xml:space="preserve">+ Klasa </w:t>
      </w:r>
      <w:r w:rsidR="4B75D749" w:rsidRPr="00474D62">
        <w:rPr>
          <w:sz w:val="24"/>
          <w:szCs w:val="24"/>
          <w:lang w:val="es-ES"/>
        </w:rPr>
        <w:t>GeneratorDanych + Klasa PrzedmiotOceny + Testy Jednostkowe</w:t>
      </w:r>
      <w:r w:rsidR="673E3E43" w:rsidRPr="00474D62">
        <w:rPr>
          <w:sz w:val="24"/>
          <w:szCs w:val="24"/>
          <w:lang w:val="es-ES"/>
        </w:rPr>
        <w:t xml:space="preserve"> + Logowanie GUI</w:t>
      </w:r>
      <w:r w:rsidR="748F62DE" w:rsidRPr="00474D62">
        <w:rPr>
          <w:sz w:val="24"/>
          <w:szCs w:val="24"/>
          <w:lang w:val="es-ES"/>
        </w:rPr>
        <w:t xml:space="preserve"> + Dokumentacja</w:t>
      </w:r>
    </w:p>
    <w:p w14:paraId="43445133" w14:textId="77777777" w:rsidR="003413E1" w:rsidRPr="00474D62" w:rsidRDefault="003413E1" w:rsidP="008A0C1D">
      <w:pPr>
        <w:spacing w:after="0"/>
        <w:rPr>
          <w:sz w:val="24"/>
          <w:szCs w:val="24"/>
          <w:lang w:val="es-ES"/>
        </w:rPr>
      </w:pPr>
    </w:p>
    <w:p w14:paraId="68242A6C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16B40BE3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631BFBB0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0E0413F8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1602674A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60FF43B9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1A638A4F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422CCFE6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7D8A5A65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79FF8F8B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2291564C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2383FFC2" w14:textId="77777777" w:rsidR="002D0E3F" w:rsidRPr="00474D62" w:rsidRDefault="002D0E3F" w:rsidP="008A0C1D">
      <w:pPr>
        <w:spacing w:after="0"/>
        <w:rPr>
          <w:sz w:val="24"/>
          <w:szCs w:val="24"/>
          <w:lang w:val="pl-PL"/>
        </w:rPr>
      </w:pPr>
    </w:p>
    <w:p w14:paraId="2A4A0034" w14:textId="3CA866FE" w:rsidR="002F767F" w:rsidRPr="00DD7810" w:rsidRDefault="004C1CBE" w:rsidP="008A0C1D">
      <w:pPr>
        <w:spacing w:after="0"/>
        <w:rPr>
          <w:b/>
          <w:bCs/>
          <w:sz w:val="36"/>
          <w:szCs w:val="36"/>
          <w:lang w:val="pl-PL"/>
        </w:rPr>
      </w:pPr>
      <w:r w:rsidRPr="00DD7810">
        <w:rPr>
          <w:b/>
          <w:bCs/>
          <w:sz w:val="36"/>
          <w:szCs w:val="36"/>
          <w:lang w:val="pl-PL"/>
        </w:rPr>
        <w:t>Opis klas</w:t>
      </w:r>
    </w:p>
    <w:p w14:paraId="7616037A" w14:textId="6D26DB13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1. Klasa Osoba (Abstrakcyjna)</w:t>
      </w:r>
    </w:p>
    <w:p w14:paraId="45905974" w14:textId="77777777" w:rsidR="002D0E3F" w:rsidRPr="002D0E3F" w:rsidRDefault="002D0E3F" w:rsidP="002D0E3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Klasa bazowa reprezentująca ogólne dane człowieka (imię, nazwisko, PESEL, ID). Jest oznaczona jako abstrakcyjna, co oznacza, że nie można utworzyć samej instancji Osoba – muszą istnieć konkretne typy pochodne (Student, Prowadzacy).</w:t>
      </w:r>
    </w:p>
    <w:p w14:paraId="4DC493FA" w14:textId="77777777" w:rsidR="002D0E3F" w:rsidRPr="002D0E3F" w:rsidRDefault="002D0E3F" w:rsidP="002D0E3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Realizuje zasadę DRY (</w:t>
      </w:r>
      <w:r w:rsidRPr="002D0E3F">
        <w:rPr>
          <w:i/>
          <w:iCs/>
          <w:sz w:val="24"/>
          <w:szCs w:val="24"/>
          <w:lang w:val="pl-PL"/>
        </w:rPr>
        <w:t>Don't Repeat Yourself</w:t>
      </w:r>
      <w:r w:rsidRPr="002D0E3F">
        <w:rPr>
          <w:sz w:val="24"/>
          <w:szCs w:val="24"/>
          <w:lang w:val="pl-PL"/>
        </w:rPr>
        <w:t>). Zamiast powielać kod walidacji PESEL-u i formatowania nazwisk w obu klasach użytkowników, logika ta jest zamknięta w jednym miejscu.</w:t>
      </w:r>
    </w:p>
    <w:p w14:paraId="096DB9B0" w14:textId="77777777" w:rsidR="002D0E3F" w:rsidRPr="002D0E3F" w:rsidRDefault="002D0E3F" w:rsidP="002D0E3F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51793C93" w14:textId="6ED5F29E" w:rsidR="002D0E3F" w:rsidRPr="002D0E3F" w:rsidRDefault="002D0E3F" w:rsidP="002D0E3F">
      <w:pPr>
        <w:numPr>
          <w:ilvl w:val="1"/>
          <w:numId w:val="6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Pola są private</w:t>
      </w:r>
      <w:r w:rsidR="19922EBF" w:rsidRPr="00474D62">
        <w:rPr>
          <w:sz w:val="24"/>
          <w:szCs w:val="24"/>
          <w:lang w:val="pl-PL"/>
        </w:rPr>
        <w:t>,</w:t>
      </w:r>
      <w:r w:rsidRPr="002D0E3F">
        <w:rPr>
          <w:sz w:val="24"/>
          <w:szCs w:val="24"/>
          <w:lang w:val="pl-PL"/>
        </w:rPr>
        <w:t xml:space="preserve"> aby zapewnić hermetyzację (ukrywanie danych).</w:t>
      </w:r>
    </w:p>
    <w:p w14:paraId="3315B09D" w14:textId="45B66DDD" w:rsidR="002D0E3F" w:rsidRPr="002D0E3F" w:rsidRDefault="002D0E3F" w:rsidP="002D0E3F">
      <w:pPr>
        <w:numPr>
          <w:ilvl w:val="1"/>
          <w:numId w:val="6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Właściwości są public, ale zawierają logikę walidacji (np. rzucanie wyjątków przy błędnym PESEL-u), co chroni integralność danych.</w:t>
      </w:r>
    </w:p>
    <w:p w14:paraId="62254F60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2. Klasa Student</w:t>
      </w:r>
    </w:p>
    <w:p w14:paraId="4C62F5A2" w14:textId="4D97F2CB" w:rsidR="002D0E3F" w:rsidRPr="002D0E3F" w:rsidRDefault="002D0E3F" w:rsidP="002D0E3F">
      <w:pPr>
        <w:numPr>
          <w:ilvl w:val="0"/>
          <w:numId w:val="7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Klasa reprezentująca studenta. Dziedziczy po klasie Osoba i rozszerza ją o numer albumu oraz listę przedmiotów z ocenami. Implementuje interfejsy IRaportowalny</w:t>
      </w:r>
      <w:r w:rsidR="00163E16" w:rsidRPr="00474D62">
        <w:rPr>
          <w:sz w:val="24"/>
          <w:szCs w:val="24"/>
          <w:lang w:val="pl-PL"/>
        </w:rPr>
        <w:t xml:space="preserve">, </w:t>
      </w:r>
      <w:r w:rsidR="00163E16" w:rsidRPr="00474D62">
        <w:rPr>
          <w:sz w:val="24"/>
          <w:szCs w:val="24"/>
        </w:rPr>
        <w:t>IClonable, IComparable</w:t>
      </w:r>
      <w:r w:rsidR="006963E7" w:rsidRPr="00474D62">
        <w:rPr>
          <w:sz w:val="24"/>
          <w:szCs w:val="24"/>
        </w:rPr>
        <w:t>,</w:t>
      </w:r>
      <w:r w:rsidR="00163E16" w:rsidRPr="00474D62">
        <w:rPr>
          <w:sz w:val="24"/>
          <w:szCs w:val="24"/>
        </w:rPr>
        <w:t xml:space="preserve"> IEquatable</w:t>
      </w:r>
      <w:r w:rsidR="00163E16" w:rsidRPr="00474D62">
        <w:rPr>
          <w:sz w:val="24"/>
          <w:szCs w:val="24"/>
        </w:rPr>
        <w:t>.</w:t>
      </w:r>
    </w:p>
    <w:p w14:paraId="0B7626F0" w14:textId="77777777" w:rsidR="002D0E3F" w:rsidRPr="002D0E3F" w:rsidRDefault="002D0E3F" w:rsidP="002D0E3F">
      <w:pPr>
        <w:numPr>
          <w:ilvl w:val="0"/>
          <w:numId w:val="7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Centralna encja systemu. To tutaj przechowywana jest historia edukacji (jakie przedmioty student realizuje i jakie ma z nich oceny). Odpowiada za obliczanie średnich i zarządzanie swoimi ocenami.</w:t>
      </w:r>
    </w:p>
    <w:p w14:paraId="4EC08BEB" w14:textId="77777777" w:rsidR="002D0E3F" w:rsidRPr="002D0E3F" w:rsidRDefault="002D0E3F" w:rsidP="002D0E3F">
      <w:pPr>
        <w:numPr>
          <w:ilvl w:val="0"/>
          <w:numId w:val="7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4BC4A231" w14:textId="1F0D434B" w:rsidR="002D0E3F" w:rsidRPr="002D0E3F" w:rsidRDefault="002D0E3F" w:rsidP="002D0E3F">
      <w:pPr>
        <w:numPr>
          <w:ilvl w:val="1"/>
          <w:numId w:val="7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Lista przedmiotyOceny jest private</w:t>
      </w:r>
      <w:r w:rsidR="003048A3" w:rsidRPr="00474D62">
        <w:rPr>
          <w:sz w:val="24"/>
          <w:szCs w:val="24"/>
          <w:lang w:val="pl-PL"/>
        </w:rPr>
        <w:t xml:space="preserve">. </w:t>
      </w:r>
      <w:r w:rsidRPr="002D0E3F">
        <w:rPr>
          <w:sz w:val="24"/>
          <w:szCs w:val="24"/>
          <w:lang w:val="pl-PL"/>
        </w:rPr>
        <w:t>Dostęp odbywa się przez metody publiczne (DodajPrzedmiot, DodajOcene), co gwarantuje poprawność operacji.</w:t>
      </w:r>
    </w:p>
    <w:p w14:paraId="518F1A40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3. Klasa Prowadzacy</w:t>
      </w:r>
    </w:p>
    <w:p w14:paraId="79EEEB07" w14:textId="77777777" w:rsidR="002D0E3F" w:rsidRPr="002D0E3F" w:rsidRDefault="002D0E3F" w:rsidP="002D0E3F">
      <w:pPr>
        <w:numPr>
          <w:ilvl w:val="0"/>
          <w:numId w:val="8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Klasa reprezentująca nauczyciela akademickiego. Dziedziczy po klasie Osoba i dodaje pole określające tytuł naukowy (Enum).</w:t>
      </w:r>
    </w:p>
    <w:p w14:paraId="5DBB6D51" w14:textId="77777777" w:rsidR="002D0E3F" w:rsidRPr="002D0E3F" w:rsidRDefault="002D0E3F" w:rsidP="002D0E3F">
      <w:pPr>
        <w:numPr>
          <w:ilvl w:val="0"/>
          <w:numId w:val="8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Umożliwia przypisanie odpowiedzialności za przedmioty. Zawiera unikalną logikę wyszukiwania (ZnajdzPrzedmiotyProwadzacego), która potrafi </w:t>
      </w:r>
      <w:r w:rsidRPr="002D0E3F">
        <w:rPr>
          <w:sz w:val="24"/>
          <w:szCs w:val="24"/>
          <w:lang w:val="pl-PL"/>
        </w:rPr>
        <w:lastRenderedPageBreak/>
        <w:t>przeskanować całą strukturę uczelni, aby znaleźć zajęcia prowadzone przez daną osobę.</w:t>
      </w:r>
    </w:p>
    <w:p w14:paraId="7A5DAD57" w14:textId="77777777" w:rsidR="002D0E3F" w:rsidRPr="002D0E3F" w:rsidRDefault="002D0E3F" w:rsidP="002D0E3F">
      <w:pPr>
        <w:numPr>
          <w:ilvl w:val="0"/>
          <w:numId w:val="8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76CFD88A" w14:textId="1540F3E4" w:rsidR="002D0E3F" w:rsidRPr="002D0E3F" w:rsidRDefault="002D0E3F" w:rsidP="002D0E3F">
      <w:pPr>
        <w:numPr>
          <w:ilvl w:val="1"/>
          <w:numId w:val="8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Metoda ZnajdzPrzedmiotyProwadzacego jest public</w:t>
      </w:r>
      <w:r w:rsidR="007955C6" w:rsidRPr="00474D62">
        <w:rPr>
          <w:sz w:val="24"/>
          <w:szCs w:val="24"/>
          <w:lang w:val="pl-PL"/>
        </w:rPr>
        <w:t>.</w:t>
      </w:r>
    </w:p>
    <w:p w14:paraId="081B20FF" w14:textId="77777777" w:rsidR="00DD7810" w:rsidRDefault="00DD7810" w:rsidP="002D0E3F">
      <w:pPr>
        <w:spacing w:after="0"/>
        <w:rPr>
          <w:b/>
          <w:bCs/>
          <w:sz w:val="24"/>
          <w:szCs w:val="24"/>
          <w:lang w:val="pl-PL"/>
        </w:rPr>
      </w:pPr>
    </w:p>
    <w:p w14:paraId="4DF09AF3" w14:textId="77777777" w:rsidR="00DD7810" w:rsidRDefault="00DD7810" w:rsidP="002D0E3F">
      <w:pPr>
        <w:spacing w:after="0"/>
        <w:rPr>
          <w:b/>
          <w:bCs/>
          <w:sz w:val="24"/>
          <w:szCs w:val="24"/>
          <w:lang w:val="pl-PL"/>
        </w:rPr>
      </w:pPr>
    </w:p>
    <w:p w14:paraId="1EB322BE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4. Klasa Uczelnia</w:t>
      </w:r>
    </w:p>
    <w:p w14:paraId="59488932" w14:textId="3878BD43" w:rsidR="002D0E3F" w:rsidRPr="002D0E3F" w:rsidRDefault="002D0E3F" w:rsidP="002D0E3F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</w:t>
      </w:r>
      <w:r w:rsidR="007955C6" w:rsidRPr="00474D62">
        <w:rPr>
          <w:sz w:val="24"/>
          <w:szCs w:val="24"/>
          <w:lang w:val="pl-PL"/>
        </w:rPr>
        <w:t>K</w:t>
      </w:r>
      <w:r w:rsidRPr="002D0E3F">
        <w:rPr>
          <w:sz w:val="24"/>
          <w:szCs w:val="24"/>
          <w:lang w:val="pl-PL"/>
        </w:rPr>
        <w:t xml:space="preserve">lasa </w:t>
      </w:r>
      <w:r w:rsidR="007955C6" w:rsidRPr="00474D62">
        <w:rPr>
          <w:sz w:val="24"/>
          <w:szCs w:val="24"/>
          <w:lang w:val="pl-PL"/>
        </w:rPr>
        <w:t xml:space="preserve">agregująca. </w:t>
      </w:r>
      <w:r w:rsidRPr="002D0E3F">
        <w:rPr>
          <w:sz w:val="24"/>
          <w:szCs w:val="24"/>
          <w:lang w:val="pl-PL"/>
        </w:rPr>
        <w:t>Przechowuje globalne listy wszystkich studentów, prowadzących i kierunków studiów.</w:t>
      </w:r>
    </w:p>
    <w:p w14:paraId="4EC42984" w14:textId="77777777" w:rsidR="002D0E3F" w:rsidRPr="002D0E3F" w:rsidRDefault="002D0E3F" w:rsidP="002D0E3F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Pełni rolę bazy danych w pamięci RAM. Jest niezbędna do serializacji XML – zamiast zapisywać osobne pliki dla studentów i kierunków, zapisujemy jeden obiekt Uczelnia, który pociąga za sobą całą resztę struktury.</w:t>
      </w:r>
    </w:p>
    <w:p w14:paraId="56798B70" w14:textId="77777777" w:rsidR="002D0E3F" w:rsidRPr="002D0E3F" w:rsidRDefault="002D0E3F" w:rsidP="002D0E3F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0FE72367" w14:textId="77777777" w:rsidR="002D0E3F" w:rsidRPr="002D0E3F" w:rsidRDefault="002D0E3F" w:rsidP="002D0E3F">
      <w:pPr>
        <w:numPr>
          <w:ilvl w:val="1"/>
          <w:numId w:val="9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Listy (np. Studenci) posiadają publiczne gettery, ale ich modyfikacja (dodawanie/usuwanie) powinna odbywać się przez dedykowane metody DodajStudenta itp., które dbają o walidację (np. unikalność PESEL).</w:t>
      </w:r>
    </w:p>
    <w:p w14:paraId="3145E67C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5. Klasa Kierunek</w:t>
      </w:r>
    </w:p>
    <w:p w14:paraId="61A7E223" w14:textId="385977B9" w:rsidR="002D0E3F" w:rsidRPr="002D0E3F" w:rsidRDefault="002D0E3F" w:rsidP="002D0E3F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Reprezentuje kierunek studiów</w:t>
      </w:r>
      <w:r w:rsidR="00EA4ADE" w:rsidRPr="00474D62">
        <w:rPr>
          <w:sz w:val="24"/>
          <w:szCs w:val="24"/>
          <w:lang w:val="pl-PL"/>
        </w:rPr>
        <w:t xml:space="preserve">. </w:t>
      </w:r>
      <w:r w:rsidRPr="002D0E3F">
        <w:rPr>
          <w:sz w:val="24"/>
          <w:szCs w:val="24"/>
          <w:lang w:val="pl-PL"/>
        </w:rPr>
        <w:t>Posiada nazwę oraz listę semestrów.</w:t>
      </w:r>
    </w:p>
    <w:p w14:paraId="009B304F" w14:textId="366AC0DE" w:rsidR="002D0E3F" w:rsidRPr="002D0E3F" w:rsidRDefault="002D0E3F" w:rsidP="002D0E3F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Grupuje semestry w logiczną całość</w:t>
      </w:r>
      <w:r w:rsidR="0076107E" w:rsidRPr="00474D62">
        <w:rPr>
          <w:sz w:val="24"/>
          <w:szCs w:val="24"/>
          <w:lang w:val="pl-PL"/>
        </w:rPr>
        <w:t xml:space="preserve"> oraz p</w:t>
      </w:r>
      <w:r w:rsidRPr="002D0E3F">
        <w:rPr>
          <w:sz w:val="24"/>
          <w:szCs w:val="24"/>
          <w:lang w:val="pl-PL"/>
        </w:rPr>
        <w:t>ozwala na zorganizowanie struktury studiów</w:t>
      </w:r>
      <w:r w:rsidR="0076107E" w:rsidRPr="00474D62">
        <w:rPr>
          <w:sz w:val="24"/>
          <w:szCs w:val="24"/>
          <w:lang w:val="pl-PL"/>
        </w:rPr>
        <w:t>.</w:t>
      </w:r>
    </w:p>
    <w:p w14:paraId="5C990723" w14:textId="77777777" w:rsidR="002D0E3F" w:rsidRPr="002D0E3F" w:rsidRDefault="002D0E3F" w:rsidP="002D0E3F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75B3ABA5" w14:textId="77777777" w:rsidR="002D0E3F" w:rsidRPr="002D0E3F" w:rsidRDefault="002D0E3F" w:rsidP="002D0E3F">
      <w:pPr>
        <w:numPr>
          <w:ilvl w:val="1"/>
          <w:numId w:val="10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Metody zarządzające semestrami są public, aby Uczelnia lub GUI mogły budować strukturę studiów. Pola wewnętrzne są ukryte, by zapobiec duplikatom semestrów.</w:t>
      </w:r>
    </w:p>
    <w:p w14:paraId="08CCCDC2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6. Klasa Semestr</w:t>
      </w:r>
    </w:p>
    <w:p w14:paraId="33FE45D9" w14:textId="77777777" w:rsidR="002D0E3F" w:rsidRPr="002D0E3F" w:rsidRDefault="002D0E3F" w:rsidP="002D0E3F">
      <w:pPr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Określa etap studiów (rok akademicki + typ: Zimowy/Letni). Przechowuje listę przedmiotów dostępnych w tym czasie.</w:t>
      </w:r>
    </w:p>
    <w:p w14:paraId="3CCA5C6A" w14:textId="562E719F" w:rsidR="002D0E3F" w:rsidRPr="002D0E3F" w:rsidRDefault="002D0E3F" w:rsidP="002D0E3F">
      <w:pPr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Łączy czas (rok/typ) z przedmiotami. Pozwala na walidację, czy dany przedmiot nie został dodany dwukrotnie w tym samym semestrze.</w:t>
      </w:r>
    </w:p>
    <w:p w14:paraId="3A482C65" w14:textId="77777777" w:rsidR="002D0E3F" w:rsidRPr="002D0E3F" w:rsidRDefault="002D0E3F" w:rsidP="002D0E3F">
      <w:pPr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7DDBE904" w14:textId="77777777" w:rsidR="002D0E3F" w:rsidRPr="002D0E3F" w:rsidRDefault="002D0E3F" w:rsidP="002D0E3F">
      <w:pPr>
        <w:numPr>
          <w:ilvl w:val="1"/>
          <w:numId w:val="11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Konstruktor i metody są public, by umożliwić łatwą edycję planu studiów z poziomu interfejsu aplikacji.</w:t>
      </w:r>
    </w:p>
    <w:p w14:paraId="788745D8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7. Klasa Przedmiot</w:t>
      </w:r>
    </w:p>
    <w:p w14:paraId="788F785C" w14:textId="77777777" w:rsidR="002D0E3F" w:rsidRPr="002D0E3F" w:rsidRDefault="002D0E3F" w:rsidP="002D0E3F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Prosta klasa przechowująca dane o przedmiocie: nazwę, punkty ECTS oraz przypisanego prowadzącego.</w:t>
      </w:r>
    </w:p>
    <w:p w14:paraId="33095C3B" w14:textId="73C6A640" w:rsidR="002D0E3F" w:rsidRPr="002D0E3F" w:rsidRDefault="002D0E3F" w:rsidP="002D0E3F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Służy jako definicja zajęć, do których później zapisują się studenci.</w:t>
      </w:r>
    </w:p>
    <w:p w14:paraId="09241230" w14:textId="77777777" w:rsidR="002D0E3F" w:rsidRPr="002D0E3F" w:rsidRDefault="002D0E3F" w:rsidP="002D0E3F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47DA6B3E" w14:textId="336385FF" w:rsidR="002D0E3F" w:rsidRPr="002D0E3F" w:rsidRDefault="002D0E3F" w:rsidP="002D0E3F">
      <w:pPr>
        <w:numPr>
          <w:ilvl w:val="1"/>
          <w:numId w:val="12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Wszystkie właściwości są public</w:t>
      </w:r>
      <w:r w:rsidR="0073558A" w:rsidRPr="00474D62">
        <w:rPr>
          <w:sz w:val="24"/>
          <w:szCs w:val="24"/>
          <w:lang w:val="pl-PL"/>
        </w:rPr>
        <w:t xml:space="preserve"> </w:t>
      </w:r>
      <w:r w:rsidRPr="002D0E3F">
        <w:rPr>
          <w:sz w:val="24"/>
          <w:szCs w:val="24"/>
          <w:lang w:val="pl-PL"/>
        </w:rPr>
        <w:t>a walidacja odbywa się wyżej (w Semestrze).</w:t>
      </w:r>
    </w:p>
    <w:p w14:paraId="2150FF05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8. Klasa PrzedmiotOceny</w:t>
      </w:r>
    </w:p>
    <w:p w14:paraId="3B541FF5" w14:textId="77777777" w:rsidR="002D0E3F" w:rsidRPr="002D0E3F" w:rsidRDefault="002D0E3F" w:rsidP="002D0E3F">
      <w:pPr>
        <w:numPr>
          <w:ilvl w:val="0"/>
          <w:numId w:val="13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lastRenderedPageBreak/>
        <w:t>Opis:</w:t>
      </w:r>
      <w:r w:rsidRPr="002D0E3F">
        <w:rPr>
          <w:sz w:val="24"/>
          <w:szCs w:val="24"/>
          <w:lang w:val="pl-PL"/>
        </w:rPr>
        <w:t xml:space="preserve"> Klasa łącząca Przedmiot z listą ocen konkretnego studenta.</w:t>
      </w:r>
    </w:p>
    <w:p w14:paraId="255ADC3D" w14:textId="77777777" w:rsidR="002D0E3F" w:rsidRPr="002D0E3F" w:rsidRDefault="002D0E3F" w:rsidP="002D0E3F">
      <w:pPr>
        <w:numPr>
          <w:ilvl w:val="0"/>
          <w:numId w:val="13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Kluczowa dla relacji Student-Przedmiot. Oddziela definicję przedmiotu (wspólną dla wszystkich) od ocen (indywidualnych dla studenta). Odpowiada za wyliczenie średniej z tego konkretnego przedmiotu.</w:t>
      </w:r>
    </w:p>
    <w:p w14:paraId="29BFC8A8" w14:textId="77777777" w:rsidR="002D0E3F" w:rsidRPr="002D0E3F" w:rsidRDefault="002D0E3F" w:rsidP="002D0E3F">
      <w:pPr>
        <w:numPr>
          <w:ilvl w:val="0"/>
          <w:numId w:val="13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3D81AD39" w14:textId="77777777" w:rsidR="002D0E3F" w:rsidRPr="002D0E3F" w:rsidRDefault="002D0E3F" w:rsidP="002D0E3F">
      <w:pPr>
        <w:numPr>
          <w:ilvl w:val="1"/>
          <w:numId w:val="13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Metoda SredniaOcen jest public, aby można było ją wyświetlić w raporcie lub w tabeli ocen w GUI.</w:t>
      </w:r>
    </w:p>
    <w:p w14:paraId="32DF3588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9. Klasa Ocena</w:t>
      </w:r>
    </w:p>
    <w:p w14:paraId="3815635F" w14:textId="77777777" w:rsidR="002D0E3F" w:rsidRPr="002D0E3F" w:rsidRDefault="002D0E3F" w:rsidP="002D0E3F">
      <w:pPr>
        <w:numPr>
          <w:ilvl w:val="0"/>
          <w:numId w:val="14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Reprezentuje pojedynczą notę. Przechowuje wartość liczbową (double) oraz datę wystawienia.</w:t>
      </w:r>
    </w:p>
    <w:p w14:paraId="2791F97F" w14:textId="77777777" w:rsidR="002D0E3F" w:rsidRPr="002D0E3F" w:rsidRDefault="002D0E3F" w:rsidP="002D0E3F">
      <w:pPr>
        <w:numPr>
          <w:ilvl w:val="0"/>
          <w:numId w:val="14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Zapewnia walidację wartości. Setter właściwości Wartosc pilnuje, by ocena należała do zbioru {2.0, 3.0, ..., 5.0}.</w:t>
      </w:r>
    </w:p>
    <w:p w14:paraId="261D49A4" w14:textId="77777777" w:rsidR="002D0E3F" w:rsidRPr="002D0E3F" w:rsidRDefault="002D0E3F" w:rsidP="002D0E3F">
      <w:pPr>
        <w:numPr>
          <w:ilvl w:val="0"/>
          <w:numId w:val="14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4C9EDD83" w14:textId="25A9C2AC" w:rsidR="002D0E3F" w:rsidRPr="002D0E3F" w:rsidRDefault="002D0E3F" w:rsidP="002D0E3F">
      <w:pPr>
        <w:numPr>
          <w:ilvl w:val="1"/>
          <w:numId w:val="14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 xml:space="preserve">Setter jest publiczny, ale rzuca wyjątek NiepoprawnaOcenaException </w:t>
      </w:r>
      <w:r w:rsidR="004B1489" w:rsidRPr="00474D62">
        <w:rPr>
          <w:sz w:val="24"/>
          <w:szCs w:val="24"/>
          <w:lang w:val="pl-PL"/>
        </w:rPr>
        <w:t>-</w:t>
      </w:r>
      <w:r w:rsidRPr="002D0E3F">
        <w:rPr>
          <w:sz w:val="24"/>
          <w:szCs w:val="24"/>
          <w:lang w:val="pl-PL"/>
        </w:rPr>
        <w:t xml:space="preserve"> wymusza to poprawność danych już na etapie wprowadzania ich przez użytkownika.</w:t>
      </w:r>
    </w:p>
    <w:p w14:paraId="05A4C8A1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10. Klasa XMLFileManager (Statyczna)</w:t>
      </w:r>
    </w:p>
    <w:p w14:paraId="1DB17A65" w14:textId="77777777" w:rsidR="002D0E3F" w:rsidRPr="002D0E3F" w:rsidRDefault="002D0E3F" w:rsidP="002D0E3F">
      <w:pPr>
        <w:numPr>
          <w:ilvl w:val="0"/>
          <w:numId w:val="15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Klasa narzędziowa obsługująca operacje wejścia/wyjścia na plikach.</w:t>
      </w:r>
    </w:p>
    <w:p w14:paraId="3CB1271E" w14:textId="61D2660D" w:rsidR="002D0E3F" w:rsidRPr="002D0E3F" w:rsidRDefault="002D0E3F" w:rsidP="002D0E3F">
      <w:pPr>
        <w:numPr>
          <w:ilvl w:val="0"/>
          <w:numId w:val="15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Odpowiada za trwałość danych</w:t>
      </w:r>
      <w:r w:rsidR="00161963" w:rsidRPr="00474D62">
        <w:rPr>
          <w:sz w:val="24"/>
          <w:szCs w:val="24"/>
          <w:lang w:val="pl-PL"/>
        </w:rPr>
        <w:t xml:space="preserve">. </w:t>
      </w:r>
      <w:r w:rsidRPr="002D0E3F">
        <w:rPr>
          <w:sz w:val="24"/>
          <w:szCs w:val="24"/>
          <w:lang w:val="pl-PL"/>
        </w:rPr>
        <w:t>Oddziela logikę biznesową od logiki zapisu dyskowego.</w:t>
      </w:r>
    </w:p>
    <w:p w14:paraId="73368D1A" w14:textId="77777777" w:rsidR="002D0E3F" w:rsidRPr="002D0E3F" w:rsidRDefault="002D0E3F" w:rsidP="002D0E3F">
      <w:pPr>
        <w:numPr>
          <w:ilvl w:val="0"/>
          <w:numId w:val="15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0ED00B2B" w14:textId="2F6E3ABD" w:rsidR="002D0E3F" w:rsidRPr="002D0E3F" w:rsidRDefault="002D0E3F" w:rsidP="002D0E3F">
      <w:pPr>
        <w:numPr>
          <w:ilvl w:val="1"/>
          <w:numId w:val="15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 xml:space="preserve">Klasa i metody są static, ponieważ klasa ta nie przechowuje żadnego stanu </w:t>
      </w:r>
      <w:r w:rsidR="00161963" w:rsidRPr="00474D62">
        <w:rPr>
          <w:sz w:val="24"/>
          <w:szCs w:val="24"/>
          <w:lang w:val="pl-PL"/>
        </w:rPr>
        <w:t xml:space="preserve">- </w:t>
      </w:r>
      <w:r w:rsidRPr="002D0E3F">
        <w:rPr>
          <w:sz w:val="24"/>
          <w:szCs w:val="24"/>
          <w:lang w:val="pl-PL"/>
        </w:rPr>
        <w:t>wykonuje tylko akcję (Zapisz/Wczytaj) i nie ma potrzeby tworzenia jej instancji.</w:t>
      </w:r>
    </w:p>
    <w:p w14:paraId="5E4939AD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11. Klasa GeneratorDanych (Statyczna)</w:t>
      </w:r>
    </w:p>
    <w:p w14:paraId="3A367F82" w14:textId="77777777" w:rsidR="002D0E3F" w:rsidRPr="002D0E3F" w:rsidRDefault="002D0E3F" w:rsidP="002D0E3F">
      <w:pPr>
        <w:numPr>
          <w:ilvl w:val="0"/>
          <w:numId w:val="16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Fabryka danych testowych.</w:t>
      </w:r>
    </w:p>
    <w:p w14:paraId="57C67A03" w14:textId="3B09B19B" w:rsidR="002D0E3F" w:rsidRPr="002D0E3F" w:rsidRDefault="002D0E3F" w:rsidP="002D0E3F">
      <w:pPr>
        <w:numPr>
          <w:ilvl w:val="0"/>
          <w:numId w:val="16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Ułatwia testowanie i prezentację aplikacji poprzez natychmiastowe wypełnienie systemu przykładowymi danymi</w:t>
      </w:r>
      <w:r w:rsidR="004B1489" w:rsidRPr="00474D62">
        <w:rPr>
          <w:sz w:val="24"/>
          <w:szCs w:val="24"/>
          <w:lang w:val="pl-PL"/>
        </w:rPr>
        <w:t xml:space="preserve">, </w:t>
      </w:r>
      <w:r w:rsidRPr="002D0E3F">
        <w:rPr>
          <w:sz w:val="24"/>
          <w:szCs w:val="24"/>
          <w:lang w:val="pl-PL"/>
        </w:rPr>
        <w:t>eliminując konieczność ręcznego wpisywania danych przy każdym uruchomieniu.</w:t>
      </w:r>
    </w:p>
    <w:p w14:paraId="7443B27B" w14:textId="77777777" w:rsidR="002D0E3F" w:rsidRPr="002D0E3F" w:rsidRDefault="002D0E3F" w:rsidP="002D0E3F">
      <w:pPr>
        <w:numPr>
          <w:ilvl w:val="0"/>
          <w:numId w:val="16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64232060" w14:textId="77777777" w:rsidR="002D0E3F" w:rsidRPr="002D0E3F" w:rsidRDefault="002D0E3F" w:rsidP="002D0E3F">
      <w:pPr>
        <w:numPr>
          <w:ilvl w:val="1"/>
          <w:numId w:val="16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Metoda ZaladujDaneTestowe jest public static, aby była łatwo dostępna z poziomu głównego programu (Program.cs lub MainWindow.xaml.cs).</w:t>
      </w:r>
    </w:p>
    <w:p w14:paraId="329E0148" w14:textId="77777777" w:rsidR="002D0E3F" w:rsidRPr="002D0E3F" w:rsidRDefault="002D0E3F" w:rsidP="002D0E3F">
      <w:pPr>
        <w:spacing w:after="0"/>
        <w:rPr>
          <w:b/>
          <w:bCs/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12. Klasa ProwadzonyPrzedmiot</w:t>
      </w:r>
    </w:p>
    <w:p w14:paraId="72A3EB0A" w14:textId="7B99809A" w:rsidR="002D0E3F" w:rsidRPr="002D0E3F" w:rsidRDefault="002D0E3F" w:rsidP="002D0E3F">
      <w:pPr>
        <w:numPr>
          <w:ilvl w:val="0"/>
          <w:numId w:val="17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Opis:</w:t>
      </w:r>
      <w:r w:rsidRPr="002D0E3F">
        <w:rPr>
          <w:sz w:val="24"/>
          <w:szCs w:val="24"/>
          <w:lang w:val="pl-PL"/>
        </w:rPr>
        <w:t xml:space="preserve"> Klasa pomocnicza, zawierająca zestawienie: Kierunek, Semestr i Przedmiot.</w:t>
      </w:r>
    </w:p>
    <w:p w14:paraId="157CCE34" w14:textId="6305BB89" w:rsidR="002D0E3F" w:rsidRPr="002D0E3F" w:rsidRDefault="002D0E3F" w:rsidP="002D0E3F">
      <w:pPr>
        <w:numPr>
          <w:ilvl w:val="0"/>
          <w:numId w:val="17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Rola w projekcie:</w:t>
      </w:r>
      <w:r w:rsidRPr="002D0E3F">
        <w:rPr>
          <w:sz w:val="24"/>
          <w:szCs w:val="24"/>
          <w:lang w:val="pl-PL"/>
        </w:rPr>
        <w:t xml:space="preserve"> Służy wyłącznie do wyświetlania wyników wyszukiwania dla Prowadzącego. </w:t>
      </w:r>
    </w:p>
    <w:p w14:paraId="6FFF6632" w14:textId="77777777" w:rsidR="002D0E3F" w:rsidRPr="002D0E3F" w:rsidRDefault="002D0E3F" w:rsidP="002D0E3F">
      <w:pPr>
        <w:numPr>
          <w:ilvl w:val="0"/>
          <w:numId w:val="17"/>
        </w:numPr>
        <w:spacing w:after="0"/>
        <w:rPr>
          <w:sz w:val="24"/>
          <w:szCs w:val="24"/>
          <w:lang w:val="pl-PL"/>
        </w:rPr>
      </w:pPr>
      <w:r w:rsidRPr="002D0E3F">
        <w:rPr>
          <w:b/>
          <w:bCs/>
          <w:sz w:val="24"/>
          <w:szCs w:val="24"/>
          <w:lang w:val="pl-PL"/>
        </w:rPr>
        <w:t>Modyfikatory dostępu:</w:t>
      </w:r>
    </w:p>
    <w:p w14:paraId="34008D0B" w14:textId="77777777" w:rsidR="002D0E3F" w:rsidRPr="002D0E3F" w:rsidRDefault="002D0E3F" w:rsidP="002D0E3F">
      <w:pPr>
        <w:numPr>
          <w:ilvl w:val="1"/>
          <w:numId w:val="17"/>
        </w:numPr>
        <w:spacing w:after="0"/>
        <w:rPr>
          <w:sz w:val="24"/>
          <w:szCs w:val="24"/>
          <w:lang w:val="pl-PL"/>
        </w:rPr>
      </w:pPr>
      <w:r w:rsidRPr="002D0E3F">
        <w:rPr>
          <w:sz w:val="24"/>
          <w:szCs w:val="24"/>
          <w:lang w:val="pl-PL"/>
        </w:rPr>
        <w:t>Właściwości są public, ponieważ obiekt służy tylko do przekazania danych do wyświetlenia.</w:t>
      </w:r>
    </w:p>
    <w:p w14:paraId="32F23A1D" w14:textId="0BE63EBD" w:rsidR="006B0F74" w:rsidRPr="00474D62" w:rsidRDefault="006B0F74" w:rsidP="008A0C1D">
      <w:pPr>
        <w:spacing w:after="0"/>
        <w:rPr>
          <w:sz w:val="24"/>
          <w:szCs w:val="24"/>
          <w:lang w:val="pl-PL"/>
        </w:rPr>
      </w:pPr>
    </w:p>
    <w:p w14:paraId="6A638489" w14:textId="77777777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p w14:paraId="46C5ED02" w14:textId="77777777" w:rsidR="003060B9" w:rsidRPr="00474D62" w:rsidRDefault="003060B9" w:rsidP="4AE74A66">
      <w:pPr>
        <w:spacing w:after="0"/>
        <w:rPr>
          <w:b/>
          <w:bCs/>
          <w:sz w:val="28"/>
          <w:szCs w:val="28"/>
          <w:lang w:val="pl-PL"/>
        </w:rPr>
      </w:pPr>
    </w:p>
    <w:p w14:paraId="64FC25B8" w14:textId="77777777" w:rsidR="003060B9" w:rsidRPr="00474D62" w:rsidRDefault="003060B9" w:rsidP="4AE74A66">
      <w:pPr>
        <w:spacing w:after="0"/>
        <w:rPr>
          <w:b/>
          <w:bCs/>
          <w:sz w:val="28"/>
          <w:szCs w:val="28"/>
          <w:lang w:val="pl-PL"/>
        </w:rPr>
      </w:pPr>
    </w:p>
    <w:p w14:paraId="128C624D" w14:textId="03020BA0" w:rsidR="003060B9" w:rsidRPr="00474D62" w:rsidRDefault="003060B9" w:rsidP="4AE74A66">
      <w:pPr>
        <w:spacing w:after="0"/>
        <w:rPr>
          <w:b/>
          <w:bCs/>
          <w:sz w:val="28"/>
          <w:szCs w:val="28"/>
          <w:lang w:val="pl-PL"/>
        </w:rPr>
      </w:pPr>
    </w:p>
    <w:p w14:paraId="608431D1" w14:textId="77777777" w:rsidR="003060B9" w:rsidRPr="00474D62" w:rsidRDefault="003060B9" w:rsidP="4AE74A66">
      <w:pPr>
        <w:spacing w:after="0"/>
        <w:rPr>
          <w:b/>
          <w:bCs/>
          <w:sz w:val="28"/>
          <w:szCs w:val="28"/>
          <w:lang w:val="pl-PL"/>
        </w:rPr>
      </w:pPr>
    </w:p>
    <w:p w14:paraId="69ADF768" w14:textId="2EA3E490" w:rsidR="008A0C1D" w:rsidRPr="00474D62" w:rsidRDefault="008A0C1D" w:rsidP="4AE74A66">
      <w:pPr>
        <w:spacing w:after="0"/>
        <w:rPr>
          <w:b/>
          <w:bCs/>
          <w:sz w:val="28"/>
          <w:szCs w:val="28"/>
          <w:lang w:val="pl-PL"/>
        </w:rPr>
      </w:pPr>
      <w:r w:rsidRPr="00474D62">
        <w:rPr>
          <w:b/>
          <w:bCs/>
          <w:sz w:val="28"/>
          <w:szCs w:val="28"/>
          <w:lang w:val="pl-PL"/>
        </w:rPr>
        <w:t>Diagram klas</w:t>
      </w:r>
    </w:p>
    <w:p w14:paraId="765A2831" w14:textId="304833B5" w:rsidR="008A0C1D" w:rsidRPr="00474D62" w:rsidRDefault="003060B9" w:rsidP="008A0C1D">
      <w:pPr>
        <w:spacing w:after="0"/>
        <w:rPr>
          <w:sz w:val="24"/>
          <w:szCs w:val="24"/>
          <w:lang w:val="pl-PL"/>
        </w:rPr>
      </w:pPr>
      <w:r>
        <w:lastRenderedPageBreak/>
        <w:drawing>
          <wp:inline distT="0" distB="0" distL="0" distR="0" wp14:anchorId="6932B1B5" wp14:editId="4A780008">
            <wp:extent cx="5943600" cy="7752080"/>
            <wp:effectExtent l="0" t="0" r="0" b="1270"/>
            <wp:docPr id="1149957834" name="Obraz 2" descr="Obraz zawierający diagram, tekst, Plan, Rysunek technicz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7834" name="Obraz 2" descr="Obraz zawierający diagram, tekst, Plan, Rysunek techniczny&#10;&#10;Zawartość wygenerowana przez AI może być niepopraw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90F4" w14:textId="2792CDC6" w:rsidR="008A0C1D" w:rsidRPr="00474D62" w:rsidRDefault="008A0C1D" w:rsidP="00063F5B">
      <w:pPr>
        <w:numPr>
          <w:ilvl w:val="0"/>
          <w:numId w:val="5"/>
        </w:numPr>
        <w:spacing w:after="0"/>
        <w:rPr>
          <w:b/>
          <w:bCs/>
          <w:sz w:val="28"/>
          <w:szCs w:val="28"/>
          <w:lang w:val="pl-PL"/>
        </w:rPr>
      </w:pPr>
      <w:r w:rsidRPr="00474D62">
        <w:rPr>
          <w:b/>
          <w:bCs/>
          <w:sz w:val="28"/>
          <w:szCs w:val="28"/>
          <w:lang w:val="pl-PL"/>
        </w:rPr>
        <w:t>Opis funkcjonalności</w:t>
      </w:r>
    </w:p>
    <w:p w14:paraId="2D2BE4BC" w14:textId="77777777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p w14:paraId="13A4686A" w14:textId="2C4DDCFD" w:rsidR="028DE644" w:rsidRPr="00474D62" w:rsidRDefault="028DE644" w:rsidP="3BB56E35">
      <w:pPr>
        <w:spacing w:before="240" w:after="240"/>
        <w:rPr>
          <w:lang w:val="pl-PL"/>
        </w:rPr>
      </w:pPr>
      <w:r w:rsidRPr="00474D62">
        <w:rPr>
          <w:rFonts w:eastAsia="Aptos" w:cs="Aptos"/>
          <w:sz w:val="24"/>
          <w:szCs w:val="24"/>
          <w:lang w:val="pl-PL"/>
        </w:rPr>
        <w:lastRenderedPageBreak/>
        <w:t>Projekt realizuje system obsługi elektronicznego dziennika uczelnianego. Poniżej przedstawiono kluczowe funkcjonalności aplikacji wraz z wyszczególnieniem klas odpowiedzialnych za ich realizację logiczną.</w:t>
      </w:r>
    </w:p>
    <w:p w14:paraId="1D1D994A" w14:textId="7F9A8F70" w:rsidR="028DE644" w:rsidRPr="00474D62" w:rsidRDefault="028DE644" w:rsidP="3BB56E35">
      <w:pPr>
        <w:pStyle w:val="Nagwek3"/>
        <w:spacing w:before="281" w:after="281"/>
        <w:rPr>
          <w:lang w:val="pl-PL"/>
        </w:rPr>
      </w:pPr>
      <w:r w:rsidRPr="00474D62">
        <w:rPr>
          <w:rFonts w:eastAsia="Aptos" w:cs="Aptos"/>
          <w:b/>
          <w:bCs/>
          <w:lang w:val="pl-PL"/>
        </w:rPr>
        <w:t>Zarządzanie strukturą uczelni i użytkownikami</w:t>
      </w:r>
    </w:p>
    <w:p w14:paraId="0936489C" w14:textId="12508000" w:rsidR="028DE644" w:rsidRPr="00474D62" w:rsidRDefault="028DE644" w:rsidP="3BB56E35">
      <w:pPr>
        <w:spacing w:before="240" w:after="240"/>
        <w:rPr>
          <w:lang w:val="pl-PL"/>
        </w:rPr>
      </w:pPr>
      <w:r w:rsidRPr="00474D62">
        <w:rPr>
          <w:rFonts w:eastAsia="Aptos" w:cs="Aptos"/>
          <w:sz w:val="24"/>
          <w:szCs w:val="24"/>
          <w:lang w:val="pl-PL"/>
        </w:rPr>
        <w:t>Podstawową funkcją systemu jest odwzorowanie struktury uczelni oraz bazy osób. System umożliwia dodawanie, usuwanie i przechowywanie informacji o studentach, prowadzących oraz kierunkach studiów.</w:t>
      </w:r>
    </w:p>
    <w:p w14:paraId="1861C1DA" w14:textId="5DA7ADC0" w:rsidR="028DE644" w:rsidRPr="00474D62" w:rsidRDefault="028DE644" w:rsidP="00063F5B">
      <w:pPr>
        <w:numPr>
          <w:ilvl w:val="0"/>
          <w:numId w:val="4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Dodawanie i usuwanie studentów/prowadzących:</w:t>
      </w:r>
      <w:r w:rsidRPr="00474D62">
        <w:rPr>
          <w:rFonts w:eastAsia="Aptos" w:cs="Aptos"/>
          <w:sz w:val="24"/>
          <w:szCs w:val="24"/>
          <w:lang w:val="pl-PL"/>
        </w:rPr>
        <w:t xml:space="preserve"> Możliwość rejestracji nowych osób z walidacją danych (poprawność PESEL, formatowanie imion i nazwisk).</w:t>
      </w:r>
    </w:p>
    <w:p w14:paraId="3CCB40E0" w14:textId="5369D5A2" w:rsidR="028DE644" w:rsidRPr="00474D62" w:rsidRDefault="028DE644" w:rsidP="00063F5B">
      <w:pPr>
        <w:numPr>
          <w:ilvl w:val="0"/>
          <w:numId w:val="4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Tworzenie struktury studiów:</w:t>
      </w:r>
      <w:r w:rsidRPr="00474D62">
        <w:rPr>
          <w:rFonts w:eastAsia="Aptos" w:cs="Aptos"/>
          <w:sz w:val="24"/>
          <w:szCs w:val="24"/>
          <w:lang w:val="pl-PL"/>
        </w:rPr>
        <w:t xml:space="preserve"> Definiowanie kierunków, semestrów (Letni/Zimowy) oraz przedmiotów przypisanych do konkretnych prowadzących.</w:t>
      </w:r>
    </w:p>
    <w:p w14:paraId="4DC8C36D" w14:textId="08A4B488" w:rsidR="028DE644" w:rsidRPr="00474D62" w:rsidRDefault="028DE644" w:rsidP="00063F5B">
      <w:pPr>
        <w:numPr>
          <w:ilvl w:val="0"/>
          <w:numId w:val="4"/>
        </w:numPr>
        <w:spacing w:before="240" w:after="240"/>
        <w:rPr>
          <w:rFonts w:eastAsia="Aptos" w:cs="Aptos"/>
          <w:b/>
          <w:bCs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Odpowiedzialne klasy:</w:t>
      </w:r>
    </w:p>
    <w:p w14:paraId="58AB6CC2" w14:textId="376556A1" w:rsidR="028DE644" w:rsidRPr="00474D62" w:rsidRDefault="028DE644" w:rsidP="00063F5B">
      <w:pPr>
        <w:numPr>
          <w:ilvl w:val="1"/>
          <w:numId w:val="4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Uczelnia</w:t>
      </w:r>
      <w:r w:rsidRPr="00474D62">
        <w:rPr>
          <w:rFonts w:eastAsia="Aptos" w:cs="Aptos"/>
          <w:sz w:val="24"/>
          <w:szCs w:val="24"/>
          <w:lang w:val="pl-PL"/>
        </w:rPr>
        <w:t xml:space="preserve"> – główny kontener danych, zarządza listami i unikalnością rekordów (metody </w:t>
      </w:r>
      <w:r w:rsidRPr="00474D62">
        <w:rPr>
          <w:rFonts w:eastAsia="Consolas" w:cs="Consolas"/>
          <w:sz w:val="24"/>
          <w:szCs w:val="24"/>
          <w:lang w:val="pl-PL"/>
        </w:rPr>
        <w:t>DodajStudenta</w:t>
      </w:r>
      <w:r w:rsidRPr="00474D62">
        <w:rPr>
          <w:rFonts w:eastAsia="Aptos" w:cs="Aptos"/>
          <w:sz w:val="24"/>
          <w:szCs w:val="24"/>
          <w:lang w:val="pl-PL"/>
        </w:rPr>
        <w:t xml:space="preserve">, </w:t>
      </w:r>
      <w:r w:rsidRPr="00474D62">
        <w:rPr>
          <w:rFonts w:eastAsia="Consolas" w:cs="Consolas"/>
          <w:sz w:val="24"/>
          <w:szCs w:val="24"/>
          <w:lang w:val="pl-PL"/>
        </w:rPr>
        <w:t>DodajProwadzacego</w:t>
      </w:r>
      <w:r w:rsidRPr="00474D62">
        <w:rPr>
          <w:rFonts w:eastAsia="Aptos" w:cs="Aptos"/>
          <w:sz w:val="24"/>
          <w:szCs w:val="24"/>
          <w:lang w:val="pl-PL"/>
        </w:rPr>
        <w:t xml:space="preserve">, </w:t>
      </w:r>
      <w:r w:rsidRPr="00474D62">
        <w:rPr>
          <w:rFonts w:eastAsia="Consolas" w:cs="Consolas"/>
          <w:sz w:val="24"/>
          <w:szCs w:val="24"/>
          <w:lang w:val="pl-PL"/>
        </w:rPr>
        <w:t>DodajKierunek</w:t>
      </w:r>
      <w:r w:rsidRPr="00474D62">
        <w:rPr>
          <w:rFonts w:eastAsia="Aptos" w:cs="Aptos"/>
          <w:sz w:val="24"/>
          <w:szCs w:val="24"/>
          <w:lang w:val="pl-PL"/>
        </w:rPr>
        <w:t>).</w:t>
      </w:r>
    </w:p>
    <w:p w14:paraId="76397E0F" w14:textId="5F7CF13E" w:rsidR="028DE644" w:rsidRPr="00474D62" w:rsidRDefault="028DE644" w:rsidP="00063F5B">
      <w:pPr>
        <w:numPr>
          <w:ilvl w:val="1"/>
          <w:numId w:val="4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Osoba</w:t>
      </w:r>
      <w:r w:rsidRPr="00474D62">
        <w:rPr>
          <w:rFonts w:eastAsia="Aptos" w:cs="Aptos"/>
          <w:sz w:val="24"/>
          <w:szCs w:val="24"/>
          <w:lang w:val="pl-PL"/>
        </w:rPr>
        <w:t xml:space="preserve"> (klasa bazowa) – odpowiada za walidację danych osobowych (PESEL, formatowanie tekstu).</w:t>
      </w:r>
    </w:p>
    <w:p w14:paraId="7FB462B9" w14:textId="616C3B57" w:rsidR="43BE97DE" w:rsidRPr="00474D62" w:rsidRDefault="028DE644" w:rsidP="00063F5B">
      <w:pPr>
        <w:numPr>
          <w:ilvl w:val="1"/>
          <w:numId w:val="4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Kierunek</w:t>
      </w:r>
      <w:r w:rsidRPr="00474D62">
        <w:rPr>
          <w:rFonts w:eastAsia="Aptos" w:cs="Aptos"/>
          <w:sz w:val="24"/>
          <w:szCs w:val="24"/>
          <w:lang w:val="pl-PL"/>
        </w:rPr>
        <w:t xml:space="preserve">, </w:t>
      </w:r>
      <w:r w:rsidRPr="00474D62">
        <w:rPr>
          <w:rFonts w:eastAsia="Consolas" w:cs="Consolas"/>
          <w:sz w:val="24"/>
          <w:szCs w:val="24"/>
          <w:lang w:val="pl-PL"/>
        </w:rPr>
        <w:t>Semestr</w:t>
      </w:r>
      <w:r w:rsidRPr="00474D62">
        <w:rPr>
          <w:rFonts w:eastAsia="Aptos" w:cs="Aptos"/>
          <w:sz w:val="24"/>
          <w:szCs w:val="24"/>
          <w:lang w:val="pl-PL"/>
        </w:rPr>
        <w:t xml:space="preserve">, </w:t>
      </w:r>
      <w:r w:rsidRPr="00474D62">
        <w:rPr>
          <w:rFonts w:eastAsia="Consolas" w:cs="Consolas"/>
          <w:sz w:val="24"/>
          <w:szCs w:val="24"/>
          <w:lang w:val="pl-PL"/>
        </w:rPr>
        <w:t>Przedmiot</w:t>
      </w:r>
      <w:r w:rsidRPr="00474D62">
        <w:rPr>
          <w:rFonts w:eastAsia="Aptos" w:cs="Aptos"/>
          <w:sz w:val="24"/>
          <w:szCs w:val="24"/>
          <w:lang w:val="pl-PL"/>
        </w:rPr>
        <w:t xml:space="preserve"> – budują hierarchiczną strukturę danych.</w:t>
      </w:r>
    </w:p>
    <w:p w14:paraId="030FF3E1" w14:textId="2CAFF119" w:rsidR="0C3E35C6" w:rsidRPr="00474D62" w:rsidRDefault="0C3E35C6" w:rsidP="6A53AF00">
      <w:pPr>
        <w:pStyle w:val="Nagwek3"/>
        <w:spacing w:before="281" w:after="281"/>
        <w:rPr>
          <w:lang w:val="pl-PL"/>
        </w:rPr>
      </w:pPr>
      <w:r w:rsidRPr="00474D62">
        <w:rPr>
          <w:rFonts w:eastAsia="Aptos" w:cs="Aptos"/>
          <w:b/>
          <w:bCs/>
          <w:lang w:val="pl-PL"/>
        </w:rPr>
        <w:t>System oceniania i ewidencji postępów</w:t>
      </w:r>
    </w:p>
    <w:p w14:paraId="532ECB5C" w14:textId="075C6178" w:rsidR="0C3E35C6" w:rsidRPr="00474D62" w:rsidRDefault="0C3E35C6" w:rsidP="6A53AF00">
      <w:pPr>
        <w:spacing w:before="240" w:after="240"/>
        <w:rPr>
          <w:lang w:val="pl-PL"/>
        </w:rPr>
      </w:pPr>
      <w:r w:rsidRPr="00474D62">
        <w:rPr>
          <w:rFonts w:eastAsia="Aptos" w:cs="Aptos"/>
          <w:sz w:val="24"/>
          <w:szCs w:val="24"/>
          <w:lang w:val="pl-PL"/>
        </w:rPr>
        <w:t>System pozwala na przypisywanie studentów do przedmiotów oraz wystawianie im ocen.</w:t>
      </w:r>
    </w:p>
    <w:p w14:paraId="7395871C" w14:textId="235803D5" w:rsidR="0C3E35C6" w:rsidRPr="00474D62" w:rsidRDefault="0C3E35C6" w:rsidP="00063F5B">
      <w:pPr>
        <w:numPr>
          <w:ilvl w:val="0"/>
          <w:numId w:val="3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Ewidencja ocen:</w:t>
      </w:r>
      <w:r w:rsidRPr="00474D62">
        <w:rPr>
          <w:rFonts w:eastAsia="Aptos" w:cs="Aptos"/>
          <w:sz w:val="24"/>
          <w:szCs w:val="24"/>
          <w:lang w:val="pl-PL"/>
        </w:rPr>
        <w:t xml:space="preserve"> Dodawanie ocen do przedmiotów, na które uczęszcza student. System waliduje poprawność oceny (dozwolone wartości: 2.0, 3.0, 3.5, 4.0, 4.5, 5.0).</w:t>
      </w:r>
    </w:p>
    <w:p w14:paraId="522C3AC8" w14:textId="50937FC9" w:rsidR="72F82132" w:rsidRPr="00474D62" w:rsidRDefault="0C3E35C6" w:rsidP="00063F5B">
      <w:pPr>
        <w:numPr>
          <w:ilvl w:val="0"/>
          <w:numId w:val="3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Edycja i usuwanie:</w:t>
      </w:r>
      <w:r w:rsidRPr="00474D62">
        <w:rPr>
          <w:rFonts w:eastAsia="Aptos" w:cs="Aptos"/>
          <w:sz w:val="24"/>
          <w:szCs w:val="24"/>
          <w:lang w:val="pl-PL"/>
        </w:rPr>
        <w:t xml:space="preserve"> Możliwość poprawy lub usunięcia błędnie wpisanej oceny.</w:t>
      </w:r>
    </w:p>
    <w:p w14:paraId="78F07DAF" w14:textId="1E530E96" w:rsidR="028DE644" w:rsidRPr="00474D62" w:rsidRDefault="028DE644" w:rsidP="00063F5B">
      <w:pPr>
        <w:numPr>
          <w:ilvl w:val="0"/>
          <w:numId w:val="3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Obliczanie średniej:</w:t>
      </w:r>
      <w:r w:rsidRPr="00474D62">
        <w:rPr>
          <w:rFonts w:eastAsia="Aptos" w:cs="Aptos"/>
          <w:sz w:val="24"/>
          <w:szCs w:val="24"/>
          <w:lang w:val="pl-PL"/>
        </w:rPr>
        <w:t xml:space="preserve"> Automatyczne wyliczanie średniej arytmetycznej dla każdego przedmiotu oraz średniej całkowitej studenta.</w:t>
      </w:r>
    </w:p>
    <w:p w14:paraId="7AEDEFA5" w14:textId="4FFF8E2F" w:rsidR="028DE644" w:rsidRPr="00474D62" w:rsidRDefault="028DE644" w:rsidP="00063F5B">
      <w:pPr>
        <w:numPr>
          <w:ilvl w:val="0"/>
          <w:numId w:val="3"/>
        </w:numPr>
        <w:spacing w:before="240" w:after="240"/>
        <w:rPr>
          <w:rFonts w:eastAsia="Aptos" w:cs="Aptos"/>
          <w:b/>
          <w:bCs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Odpowiedzialne klasy:</w:t>
      </w:r>
    </w:p>
    <w:p w14:paraId="6BA4B49D" w14:textId="068EE86A" w:rsidR="028DE644" w:rsidRPr="00474D62" w:rsidRDefault="028DE644" w:rsidP="00063F5B">
      <w:pPr>
        <w:numPr>
          <w:ilvl w:val="1"/>
          <w:numId w:val="3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Student</w:t>
      </w:r>
      <w:r w:rsidRPr="00474D62">
        <w:rPr>
          <w:rFonts w:eastAsia="Aptos" w:cs="Aptos"/>
          <w:sz w:val="24"/>
          <w:szCs w:val="24"/>
          <w:lang w:val="pl-PL"/>
        </w:rPr>
        <w:t xml:space="preserve"> – przechowuje listę swoich przedmiotów i zarządza dodawaniem ocen (</w:t>
      </w:r>
      <w:r w:rsidRPr="00474D62">
        <w:rPr>
          <w:rFonts w:eastAsia="Consolas" w:cs="Consolas"/>
          <w:sz w:val="24"/>
          <w:szCs w:val="24"/>
          <w:lang w:val="pl-PL"/>
        </w:rPr>
        <w:t>DodajOcene</w:t>
      </w:r>
      <w:r w:rsidRPr="00474D62">
        <w:rPr>
          <w:rFonts w:eastAsia="Aptos" w:cs="Aptos"/>
          <w:sz w:val="24"/>
          <w:szCs w:val="24"/>
          <w:lang w:val="pl-PL"/>
        </w:rPr>
        <w:t xml:space="preserve">, </w:t>
      </w:r>
      <w:r w:rsidRPr="00474D62">
        <w:rPr>
          <w:rFonts w:eastAsia="Consolas" w:cs="Consolas"/>
          <w:sz w:val="24"/>
          <w:szCs w:val="24"/>
          <w:lang w:val="pl-PL"/>
        </w:rPr>
        <w:t>EdytujOcene</w:t>
      </w:r>
      <w:r w:rsidRPr="00474D62">
        <w:rPr>
          <w:rFonts w:eastAsia="Aptos" w:cs="Aptos"/>
          <w:sz w:val="24"/>
          <w:szCs w:val="24"/>
          <w:lang w:val="pl-PL"/>
        </w:rPr>
        <w:t>).</w:t>
      </w:r>
    </w:p>
    <w:p w14:paraId="5F157CF4" w14:textId="00CA6578" w:rsidR="028DE644" w:rsidRPr="00474D62" w:rsidRDefault="028DE644" w:rsidP="00063F5B">
      <w:pPr>
        <w:numPr>
          <w:ilvl w:val="1"/>
          <w:numId w:val="3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lastRenderedPageBreak/>
        <w:t>PrzedmiotOceny</w:t>
      </w:r>
      <w:r w:rsidRPr="00474D62">
        <w:rPr>
          <w:rFonts w:eastAsia="Aptos" w:cs="Aptos"/>
          <w:sz w:val="24"/>
          <w:szCs w:val="24"/>
          <w:lang w:val="pl-PL"/>
        </w:rPr>
        <w:t xml:space="preserve"> – wiąże studenta z przedmiotem i oblicza średnią (</w:t>
      </w:r>
      <w:r w:rsidRPr="00474D62">
        <w:rPr>
          <w:rFonts w:eastAsia="Consolas" w:cs="Consolas"/>
          <w:sz w:val="24"/>
          <w:szCs w:val="24"/>
          <w:lang w:val="pl-PL"/>
        </w:rPr>
        <w:t>SredniaOcen</w:t>
      </w:r>
      <w:r w:rsidRPr="00474D62">
        <w:rPr>
          <w:rFonts w:eastAsia="Aptos" w:cs="Aptos"/>
          <w:sz w:val="24"/>
          <w:szCs w:val="24"/>
          <w:lang w:val="pl-PL"/>
        </w:rPr>
        <w:t>).</w:t>
      </w:r>
    </w:p>
    <w:p w14:paraId="27BAC14C" w14:textId="75844D3E" w:rsidR="7B87665C" w:rsidRPr="00474D62" w:rsidRDefault="028DE644" w:rsidP="00063F5B">
      <w:pPr>
        <w:numPr>
          <w:ilvl w:val="1"/>
          <w:numId w:val="3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Ocena</w:t>
      </w:r>
      <w:r w:rsidRPr="00474D62">
        <w:rPr>
          <w:rFonts w:eastAsia="Aptos" w:cs="Aptos"/>
          <w:sz w:val="24"/>
          <w:szCs w:val="24"/>
          <w:lang w:val="pl-PL"/>
        </w:rPr>
        <w:t xml:space="preserve"> – reprezentuje pojedynczą notę i pilnuje poprawności jej wartości.</w:t>
      </w:r>
    </w:p>
    <w:p w14:paraId="219543C3" w14:textId="51287D5F" w:rsidR="028DE644" w:rsidRPr="00474D62" w:rsidRDefault="028DE644" w:rsidP="3BB56E35">
      <w:pPr>
        <w:pStyle w:val="Nagwek3"/>
        <w:spacing w:before="281" w:after="281"/>
        <w:rPr>
          <w:lang w:val="pl-PL"/>
        </w:rPr>
      </w:pPr>
      <w:r w:rsidRPr="00474D62">
        <w:rPr>
          <w:rFonts w:eastAsia="Aptos" w:cs="Aptos"/>
          <w:b/>
          <w:bCs/>
          <w:lang w:val="pl-PL"/>
        </w:rPr>
        <w:t>Raportowanie i wyszukiwanie informacji</w:t>
      </w:r>
    </w:p>
    <w:p w14:paraId="64C06D9D" w14:textId="68127F09" w:rsidR="028DE644" w:rsidRPr="00474D62" w:rsidRDefault="028DE644" w:rsidP="3BB56E35">
      <w:pPr>
        <w:spacing w:before="240" w:after="240"/>
        <w:rPr>
          <w:lang w:val="pl-PL"/>
        </w:rPr>
      </w:pPr>
      <w:r w:rsidRPr="00474D62">
        <w:rPr>
          <w:rFonts w:eastAsia="Aptos" w:cs="Aptos"/>
          <w:sz w:val="24"/>
          <w:szCs w:val="24"/>
          <w:lang w:val="pl-PL"/>
        </w:rPr>
        <w:t>Aplikacja oferuje funkcje agregowania danych oraz wyszukiwania zależności w systemie.</w:t>
      </w:r>
    </w:p>
    <w:p w14:paraId="0EFBAE76" w14:textId="56E2327A" w:rsidR="028DE644" w:rsidRPr="00474D62" w:rsidRDefault="028DE644" w:rsidP="00063F5B">
      <w:pPr>
        <w:numPr>
          <w:ilvl w:val="0"/>
          <w:numId w:val="2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Generowanie raportu studenta:</w:t>
      </w:r>
      <w:r w:rsidRPr="00474D62">
        <w:rPr>
          <w:rFonts w:eastAsia="Aptos" w:cs="Aptos"/>
          <w:sz w:val="24"/>
          <w:szCs w:val="24"/>
          <w:lang w:val="pl-PL"/>
        </w:rPr>
        <w:t xml:space="preserve"> Tworzenie tekstowego podsumowania zawierającego dane osobowe, listę przedmiotów, oceny oraz średnie.</w:t>
      </w:r>
    </w:p>
    <w:p w14:paraId="2970223D" w14:textId="7D6DDA6F" w:rsidR="028DE644" w:rsidRPr="00474D62" w:rsidRDefault="028DE644" w:rsidP="00063F5B">
      <w:pPr>
        <w:numPr>
          <w:ilvl w:val="0"/>
          <w:numId w:val="2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Wyszukiwanie przedmiotów prowadzącego:</w:t>
      </w:r>
      <w:r w:rsidRPr="00474D62">
        <w:rPr>
          <w:rFonts w:eastAsia="Aptos" w:cs="Aptos"/>
          <w:sz w:val="24"/>
          <w:szCs w:val="24"/>
          <w:lang w:val="pl-PL"/>
        </w:rPr>
        <w:t xml:space="preserve"> Funkcja pozwalająca prowadzącemu na szybkie znalezienie wszystkich przedmiotów, które prowadzi na różnych kierunkach i semestrach.</w:t>
      </w:r>
    </w:p>
    <w:p w14:paraId="750462B3" w14:textId="7429C13C" w:rsidR="028DE644" w:rsidRPr="00474D62" w:rsidRDefault="028DE644" w:rsidP="00063F5B">
      <w:pPr>
        <w:numPr>
          <w:ilvl w:val="0"/>
          <w:numId w:val="2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Sortowanie:</w:t>
      </w:r>
      <w:r w:rsidRPr="00474D62">
        <w:rPr>
          <w:rFonts w:eastAsia="Aptos" w:cs="Aptos"/>
          <w:sz w:val="24"/>
          <w:szCs w:val="24"/>
          <w:lang w:val="pl-PL"/>
        </w:rPr>
        <w:t xml:space="preserve"> Możliwość sortowania list studentów i prowadzących (alfabetycznie lub według tytułów naukowych).</w:t>
      </w:r>
    </w:p>
    <w:p w14:paraId="7C45B60B" w14:textId="057E98A2" w:rsidR="028DE644" w:rsidRPr="00474D62" w:rsidRDefault="028DE644" w:rsidP="00063F5B">
      <w:pPr>
        <w:numPr>
          <w:ilvl w:val="0"/>
          <w:numId w:val="2"/>
        </w:numPr>
        <w:spacing w:before="240" w:after="240"/>
        <w:rPr>
          <w:rFonts w:eastAsia="Aptos" w:cs="Aptos"/>
          <w:b/>
          <w:bCs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Odpowiedzialne klasy:</w:t>
      </w:r>
    </w:p>
    <w:p w14:paraId="22279C91" w14:textId="295286D9" w:rsidR="028DE644" w:rsidRPr="00474D62" w:rsidRDefault="028DE644" w:rsidP="00063F5B">
      <w:pPr>
        <w:numPr>
          <w:ilvl w:val="1"/>
          <w:numId w:val="2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Student</w:t>
      </w:r>
      <w:r w:rsidRPr="00474D62">
        <w:rPr>
          <w:rFonts w:eastAsia="Aptos" w:cs="Aptos"/>
          <w:sz w:val="24"/>
          <w:szCs w:val="24"/>
          <w:lang w:val="pl-PL"/>
        </w:rPr>
        <w:t xml:space="preserve"> (implementacja </w:t>
      </w:r>
      <w:r w:rsidRPr="00474D62">
        <w:rPr>
          <w:rFonts w:eastAsia="Consolas" w:cs="Consolas"/>
          <w:sz w:val="24"/>
          <w:szCs w:val="24"/>
          <w:lang w:val="pl-PL"/>
        </w:rPr>
        <w:t>IRaportowalny</w:t>
      </w:r>
      <w:r w:rsidRPr="00474D62">
        <w:rPr>
          <w:rFonts w:eastAsia="Aptos" w:cs="Aptos"/>
          <w:sz w:val="24"/>
          <w:szCs w:val="24"/>
          <w:lang w:val="pl-PL"/>
        </w:rPr>
        <w:t xml:space="preserve">) – metoda </w:t>
      </w:r>
      <w:r w:rsidRPr="00474D62">
        <w:rPr>
          <w:rFonts w:eastAsia="Consolas" w:cs="Consolas"/>
          <w:sz w:val="24"/>
          <w:szCs w:val="24"/>
          <w:lang w:val="pl-PL"/>
        </w:rPr>
        <w:t>GenerujRaport</w:t>
      </w:r>
      <w:r w:rsidRPr="00474D62">
        <w:rPr>
          <w:rFonts w:eastAsia="Aptos" w:cs="Aptos"/>
          <w:sz w:val="24"/>
          <w:szCs w:val="24"/>
          <w:lang w:val="pl-PL"/>
        </w:rPr>
        <w:t>.</w:t>
      </w:r>
    </w:p>
    <w:p w14:paraId="47AD10CD" w14:textId="5E439C3A" w:rsidR="028DE644" w:rsidRPr="00474D62" w:rsidRDefault="028DE644" w:rsidP="00063F5B">
      <w:pPr>
        <w:numPr>
          <w:ilvl w:val="1"/>
          <w:numId w:val="2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Prowadzacy</w:t>
      </w:r>
      <w:r w:rsidRPr="00474D62">
        <w:rPr>
          <w:rFonts w:eastAsia="Aptos" w:cs="Aptos"/>
          <w:sz w:val="24"/>
          <w:szCs w:val="24"/>
          <w:lang w:val="pl-PL"/>
        </w:rPr>
        <w:t xml:space="preserve"> – metoda </w:t>
      </w:r>
      <w:r w:rsidRPr="00474D62">
        <w:rPr>
          <w:rFonts w:eastAsia="Consolas" w:cs="Consolas"/>
          <w:sz w:val="24"/>
          <w:szCs w:val="24"/>
          <w:lang w:val="pl-PL"/>
        </w:rPr>
        <w:t>ZnajdzPrzedmiotyProwadzacego</w:t>
      </w:r>
      <w:r w:rsidRPr="00474D62">
        <w:rPr>
          <w:rFonts w:eastAsia="Aptos" w:cs="Aptos"/>
          <w:sz w:val="24"/>
          <w:szCs w:val="24"/>
          <w:lang w:val="pl-PL"/>
        </w:rPr>
        <w:t xml:space="preserve"> realizująca algorytm przeszukiwania struktury uczelni.</w:t>
      </w:r>
    </w:p>
    <w:p w14:paraId="24B756F4" w14:textId="48EB3E8E" w:rsidR="028DE644" w:rsidRPr="00474D62" w:rsidRDefault="028DE644" w:rsidP="00063F5B">
      <w:pPr>
        <w:numPr>
          <w:ilvl w:val="1"/>
          <w:numId w:val="2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ProwadzacyTytulComparer</w:t>
      </w:r>
      <w:r w:rsidRPr="00474D62">
        <w:rPr>
          <w:rFonts w:eastAsia="Aptos" w:cs="Aptos"/>
          <w:sz w:val="24"/>
          <w:szCs w:val="24"/>
          <w:lang w:val="pl-PL"/>
        </w:rPr>
        <w:t xml:space="preserve"> – logika sortowania według stopni naukowych.</w:t>
      </w:r>
    </w:p>
    <w:p w14:paraId="01259BC2" w14:textId="6F99F353" w:rsidR="028DE644" w:rsidRPr="00474D62" w:rsidRDefault="028DE644" w:rsidP="3BB56E35">
      <w:pPr>
        <w:pStyle w:val="Nagwek3"/>
        <w:spacing w:before="281" w:after="281"/>
        <w:rPr>
          <w:lang w:val="pl-PL"/>
        </w:rPr>
      </w:pPr>
      <w:r w:rsidRPr="00474D62">
        <w:rPr>
          <w:rFonts w:eastAsia="Aptos" w:cs="Aptos"/>
          <w:b/>
          <w:bCs/>
          <w:lang w:val="pl-PL"/>
        </w:rPr>
        <w:t>Trwałość danych (Zapis/Odczyt)</w:t>
      </w:r>
    </w:p>
    <w:p w14:paraId="422892F4" w14:textId="19123E3D" w:rsidR="028DE644" w:rsidRPr="00474D62" w:rsidRDefault="028DE644" w:rsidP="3BB56E35">
      <w:pPr>
        <w:spacing w:before="240" w:after="240"/>
        <w:rPr>
          <w:lang w:val="pl-PL"/>
        </w:rPr>
      </w:pPr>
      <w:r w:rsidRPr="00474D62">
        <w:rPr>
          <w:rFonts w:eastAsia="Aptos" w:cs="Aptos"/>
          <w:sz w:val="24"/>
          <w:szCs w:val="24"/>
          <w:lang w:val="pl-PL"/>
        </w:rPr>
        <w:t>Aby zapewnić ciągłość pracy, system umożliwia zapisanie całego stanu aplikacji do pliku oraz jego późniejsze odtworzenie.</w:t>
      </w:r>
    </w:p>
    <w:p w14:paraId="79FCA87B" w14:textId="013354AF" w:rsidR="028DE644" w:rsidRPr="00474D62" w:rsidRDefault="028DE644" w:rsidP="00063F5B">
      <w:pPr>
        <w:numPr>
          <w:ilvl w:val="0"/>
          <w:numId w:val="1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Serializacja XML:</w:t>
      </w:r>
      <w:r w:rsidRPr="00474D62">
        <w:rPr>
          <w:rFonts w:eastAsia="Aptos" w:cs="Aptos"/>
          <w:sz w:val="24"/>
          <w:szCs w:val="24"/>
          <w:lang w:val="pl-PL"/>
        </w:rPr>
        <w:t xml:space="preserve"> Eksport wszystkich danych (studenci, oceny, struktura uczelni) do formatu XML.</w:t>
      </w:r>
    </w:p>
    <w:p w14:paraId="1C49F797" w14:textId="422A243A" w:rsidR="028DE644" w:rsidRPr="00474D62" w:rsidRDefault="028DE644" w:rsidP="00063F5B">
      <w:pPr>
        <w:numPr>
          <w:ilvl w:val="0"/>
          <w:numId w:val="1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Deserializacja:</w:t>
      </w:r>
      <w:r w:rsidRPr="00474D62">
        <w:rPr>
          <w:rFonts w:eastAsia="Aptos" w:cs="Aptos"/>
          <w:sz w:val="24"/>
          <w:szCs w:val="24"/>
          <w:lang w:val="pl-PL"/>
        </w:rPr>
        <w:t xml:space="preserve"> Wczytywanie stanu uczelni przy uruchomieniu aplikacji.</w:t>
      </w:r>
    </w:p>
    <w:p w14:paraId="7CB3AE31" w14:textId="7D60D8A0" w:rsidR="028DE644" w:rsidRPr="00474D62" w:rsidRDefault="028DE644" w:rsidP="00063F5B">
      <w:pPr>
        <w:numPr>
          <w:ilvl w:val="0"/>
          <w:numId w:val="1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Generowanie danych testowych:</w:t>
      </w:r>
      <w:r w:rsidRPr="00474D62">
        <w:rPr>
          <w:rFonts w:eastAsia="Aptos" w:cs="Aptos"/>
          <w:sz w:val="24"/>
          <w:szCs w:val="24"/>
          <w:lang w:val="pl-PL"/>
        </w:rPr>
        <w:t xml:space="preserve"> Możliwość szybkiego wypełnienia bazy przykładowymi danymi.</w:t>
      </w:r>
    </w:p>
    <w:p w14:paraId="44EC7A11" w14:textId="01737164" w:rsidR="028DE644" w:rsidRPr="00474D62" w:rsidRDefault="028DE644" w:rsidP="00063F5B">
      <w:pPr>
        <w:numPr>
          <w:ilvl w:val="0"/>
          <w:numId w:val="1"/>
        </w:numPr>
        <w:spacing w:before="240" w:after="240"/>
        <w:rPr>
          <w:rFonts w:eastAsia="Aptos" w:cs="Aptos"/>
          <w:b/>
          <w:bCs/>
          <w:sz w:val="24"/>
          <w:szCs w:val="24"/>
          <w:lang w:val="pl-PL"/>
        </w:rPr>
      </w:pPr>
      <w:r w:rsidRPr="00474D62">
        <w:rPr>
          <w:rFonts w:eastAsia="Aptos" w:cs="Aptos"/>
          <w:b/>
          <w:bCs/>
          <w:sz w:val="24"/>
          <w:szCs w:val="24"/>
          <w:lang w:val="pl-PL"/>
        </w:rPr>
        <w:t>Odpowiedzialne klasy:</w:t>
      </w:r>
    </w:p>
    <w:p w14:paraId="690AE65E" w14:textId="5F50F52A" w:rsidR="028DE644" w:rsidRPr="00474D62" w:rsidRDefault="028DE644" w:rsidP="00063F5B">
      <w:pPr>
        <w:numPr>
          <w:ilvl w:val="1"/>
          <w:numId w:val="1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lastRenderedPageBreak/>
        <w:t>XMLFileManager</w:t>
      </w:r>
      <w:r w:rsidRPr="00474D62">
        <w:rPr>
          <w:rFonts w:eastAsia="Aptos" w:cs="Aptos"/>
          <w:sz w:val="24"/>
          <w:szCs w:val="24"/>
          <w:lang w:val="pl-PL"/>
        </w:rPr>
        <w:t xml:space="preserve"> – statyczna klasa obsługująca operacje wejścia/wyjścia (</w:t>
      </w:r>
      <w:r w:rsidRPr="00474D62">
        <w:rPr>
          <w:rFonts w:eastAsia="Consolas" w:cs="Consolas"/>
          <w:sz w:val="24"/>
          <w:szCs w:val="24"/>
          <w:lang w:val="pl-PL"/>
        </w:rPr>
        <w:t>Zapisz</w:t>
      </w:r>
      <w:r w:rsidRPr="00474D62">
        <w:rPr>
          <w:rFonts w:eastAsia="Aptos" w:cs="Aptos"/>
          <w:sz w:val="24"/>
          <w:szCs w:val="24"/>
          <w:lang w:val="pl-PL"/>
        </w:rPr>
        <w:t xml:space="preserve">, </w:t>
      </w:r>
      <w:r w:rsidRPr="00474D62">
        <w:rPr>
          <w:rFonts w:eastAsia="Consolas" w:cs="Consolas"/>
          <w:sz w:val="24"/>
          <w:szCs w:val="24"/>
          <w:lang w:val="pl-PL"/>
        </w:rPr>
        <w:t>Wczytaj</w:t>
      </w:r>
      <w:r w:rsidRPr="00474D62">
        <w:rPr>
          <w:rFonts w:eastAsia="Aptos" w:cs="Aptos"/>
          <w:sz w:val="24"/>
          <w:szCs w:val="24"/>
          <w:lang w:val="pl-PL"/>
        </w:rPr>
        <w:t>).</w:t>
      </w:r>
    </w:p>
    <w:p w14:paraId="64A3A6BD" w14:textId="4B746E8B" w:rsidR="028DE644" w:rsidRPr="00474D62" w:rsidRDefault="028DE644" w:rsidP="00063F5B">
      <w:pPr>
        <w:numPr>
          <w:ilvl w:val="1"/>
          <w:numId w:val="1"/>
        </w:numPr>
        <w:spacing w:before="240" w:after="240"/>
        <w:rPr>
          <w:rFonts w:eastAsia="Aptos" w:cs="Aptos"/>
          <w:sz w:val="24"/>
          <w:szCs w:val="24"/>
          <w:lang w:val="pl-PL"/>
        </w:rPr>
      </w:pPr>
      <w:r w:rsidRPr="00474D62">
        <w:rPr>
          <w:rFonts w:eastAsia="Consolas" w:cs="Consolas"/>
          <w:sz w:val="24"/>
          <w:szCs w:val="24"/>
          <w:lang w:val="pl-PL"/>
        </w:rPr>
        <w:t>GeneratorDanych</w:t>
      </w:r>
      <w:r w:rsidRPr="00474D62">
        <w:rPr>
          <w:rFonts w:eastAsia="Aptos" w:cs="Aptos"/>
          <w:sz w:val="24"/>
          <w:szCs w:val="24"/>
          <w:lang w:val="pl-PL"/>
        </w:rPr>
        <w:t xml:space="preserve"> – dostarcza zestaw danych startowych.</w:t>
      </w:r>
    </w:p>
    <w:p w14:paraId="2C061C53" w14:textId="68EC4C29" w:rsidR="008A0C1D" w:rsidRPr="00474D62" w:rsidRDefault="008A0C1D" w:rsidP="008A0C1D">
      <w:pPr>
        <w:spacing w:after="0"/>
        <w:rPr>
          <w:sz w:val="24"/>
          <w:szCs w:val="24"/>
          <w:lang w:val="pl-PL"/>
        </w:rPr>
      </w:pPr>
    </w:p>
    <w:sectPr w:rsidR="008A0C1D" w:rsidRPr="0047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26D3"/>
    <w:multiLevelType w:val="hybridMultilevel"/>
    <w:tmpl w:val="FFFFFFFF"/>
    <w:lvl w:ilvl="0" w:tplc="FDF40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A65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78A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C80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C0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96C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A24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529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2F89"/>
    <w:multiLevelType w:val="hybridMultilevel"/>
    <w:tmpl w:val="FFFFFFFF"/>
    <w:lvl w:ilvl="0" w:tplc="1BE80496">
      <w:start w:val="1"/>
      <w:numFmt w:val="decimal"/>
      <w:lvlText w:val="%1."/>
      <w:lvlJc w:val="left"/>
      <w:pPr>
        <w:ind w:left="720" w:hanging="360"/>
      </w:pPr>
    </w:lvl>
    <w:lvl w:ilvl="1" w:tplc="28FA4218">
      <w:start w:val="1"/>
      <w:numFmt w:val="lowerLetter"/>
      <w:lvlText w:val="%2."/>
      <w:lvlJc w:val="left"/>
      <w:pPr>
        <w:ind w:left="1440" w:hanging="360"/>
      </w:pPr>
    </w:lvl>
    <w:lvl w:ilvl="2" w:tplc="0E7E361C">
      <w:start w:val="1"/>
      <w:numFmt w:val="lowerRoman"/>
      <w:lvlText w:val="%3."/>
      <w:lvlJc w:val="right"/>
      <w:pPr>
        <w:ind w:left="2160" w:hanging="180"/>
      </w:pPr>
    </w:lvl>
    <w:lvl w:ilvl="3" w:tplc="198ED446">
      <w:start w:val="1"/>
      <w:numFmt w:val="decimal"/>
      <w:lvlText w:val="%4."/>
      <w:lvlJc w:val="left"/>
      <w:pPr>
        <w:ind w:left="2880" w:hanging="360"/>
      </w:pPr>
    </w:lvl>
    <w:lvl w:ilvl="4" w:tplc="217884EC">
      <w:start w:val="1"/>
      <w:numFmt w:val="lowerLetter"/>
      <w:lvlText w:val="%5."/>
      <w:lvlJc w:val="left"/>
      <w:pPr>
        <w:ind w:left="3600" w:hanging="360"/>
      </w:pPr>
    </w:lvl>
    <w:lvl w:ilvl="5" w:tplc="CEEA9634">
      <w:start w:val="1"/>
      <w:numFmt w:val="lowerRoman"/>
      <w:lvlText w:val="%6."/>
      <w:lvlJc w:val="right"/>
      <w:pPr>
        <w:ind w:left="4320" w:hanging="180"/>
      </w:pPr>
    </w:lvl>
    <w:lvl w:ilvl="6" w:tplc="E1703636">
      <w:start w:val="1"/>
      <w:numFmt w:val="decimal"/>
      <w:lvlText w:val="%7."/>
      <w:lvlJc w:val="left"/>
      <w:pPr>
        <w:ind w:left="5040" w:hanging="360"/>
      </w:pPr>
    </w:lvl>
    <w:lvl w:ilvl="7" w:tplc="2C4E173E">
      <w:start w:val="1"/>
      <w:numFmt w:val="lowerLetter"/>
      <w:lvlText w:val="%8."/>
      <w:lvlJc w:val="left"/>
      <w:pPr>
        <w:ind w:left="5760" w:hanging="360"/>
      </w:pPr>
    </w:lvl>
    <w:lvl w:ilvl="8" w:tplc="0B528B5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B318A"/>
    <w:multiLevelType w:val="hybridMultilevel"/>
    <w:tmpl w:val="FFFFFFFF"/>
    <w:lvl w:ilvl="0" w:tplc="8EBAD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46D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60D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26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A7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6F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83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8F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6C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34F8A"/>
    <w:multiLevelType w:val="hybridMultilevel"/>
    <w:tmpl w:val="FFFFFFFF"/>
    <w:lvl w:ilvl="0" w:tplc="A894A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E81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6A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62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24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46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28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62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2B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A7559"/>
    <w:multiLevelType w:val="multilevel"/>
    <w:tmpl w:val="504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5823"/>
    <w:multiLevelType w:val="multilevel"/>
    <w:tmpl w:val="EF2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21427"/>
    <w:multiLevelType w:val="multilevel"/>
    <w:tmpl w:val="B09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F0373"/>
    <w:multiLevelType w:val="multilevel"/>
    <w:tmpl w:val="F13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D5A11"/>
    <w:multiLevelType w:val="multilevel"/>
    <w:tmpl w:val="1E3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6AB6"/>
    <w:multiLevelType w:val="multilevel"/>
    <w:tmpl w:val="2D1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A3301"/>
    <w:multiLevelType w:val="multilevel"/>
    <w:tmpl w:val="AFF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E406F"/>
    <w:multiLevelType w:val="hybridMultilevel"/>
    <w:tmpl w:val="FFFFFFFF"/>
    <w:lvl w:ilvl="0" w:tplc="27C4E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2C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605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2A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9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CF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0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29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CE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67DBD"/>
    <w:multiLevelType w:val="multilevel"/>
    <w:tmpl w:val="40D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5518C"/>
    <w:multiLevelType w:val="multilevel"/>
    <w:tmpl w:val="7A2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A797C"/>
    <w:multiLevelType w:val="multilevel"/>
    <w:tmpl w:val="C89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52AF0"/>
    <w:multiLevelType w:val="multilevel"/>
    <w:tmpl w:val="E9A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415FB"/>
    <w:multiLevelType w:val="multilevel"/>
    <w:tmpl w:val="D51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F50DA"/>
    <w:multiLevelType w:val="hybridMultilevel"/>
    <w:tmpl w:val="FFFFFFFF"/>
    <w:lvl w:ilvl="0" w:tplc="87AE9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AA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E7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27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4A3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05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183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E7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27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660848">
    <w:abstractNumId w:val="0"/>
  </w:num>
  <w:num w:numId="2" w16cid:durableId="1775052773">
    <w:abstractNumId w:val="3"/>
  </w:num>
  <w:num w:numId="3" w16cid:durableId="1880891383">
    <w:abstractNumId w:val="2"/>
  </w:num>
  <w:num w:numId="4" w16cid:durableId="512307678">
    <w:abstractNumId w:val="11"/>
  </w:num>
  <w:num w:numId="5" w16cid:durableId="928781740">
    <w:abstractNumId w:val="1"/>
  </w:num>
  <w:num w:numId="6" w16cid:durableId="1246768732">
    <w:abstractNumId w:val="9"/>
  </w:num>
  <w:num w:numId="7" w16cid:durableId="1315648325">
    <w:abstractNumId w:val="12"/>
  </w:num>
  <w:num w:numId="8" w16cid:durableId="818309646">
    <w:abstractNumId w:val="6"/>
  </w:num>
  <w:num w:numId="9" w16cid:durableId="1628662094">
    <w:abstractNumId w:val="16"/>
  </w:num>
  <w:num w:numId="10" w16cid:durableId="1340353544">
    <w:abstractNumId w:val="5"/>
  </w:num>
  <w:num w:numId="11" w16cid:durableId="737828740">
    <w:abstractNumId w:val="14"/>
  </w:num>
  <w:num w:numId="12" w16cid:durableId="1368219798">
    <w:abstractNumId w:val="4"/>
  </w:num>
  <w:num w:numId="13" w16cid:durableId="1226836986">
    <w:abstractNumId w:val="7"/>
  </w:num>
  <w:num w:numId="14" w16cid:durableId="1700547977">
    <w:abstractNumId w:val="10"/>
  </w:num>
  <w:num w:numId="15" w16cid:durableId="650595045">
    <w:abstractNumId w:val="13"/>
  </w:num>
  <w:num w:numId="16" w16cid:durableId="634070362">
    <w:abstractNumId w:val="15"/>
  </w:num>
  <w:num w:numId="17" w16cid:durableId="930696597">
    <w:abstractNumId w:val="8"/>
  </w:num>
  <w:num w:numId="18" w16cid:durableId="14209541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001EA8"/>
    <w:rsid w:val="00003E81"/>
    <w:rsid w:val="00007E5C"/>
    <w:rsid w:val="00015F9B"/>
    <w:rsid w:val="00022531"/>
    <w:rsid w:val="00022DAA"/>
    <w:rsid w:val="00036D60"/>
    <w:rsid w:val="00042244"/>
    <w:rsid w:val="00045AAC"/>
    <w:rsid w:val="00046FCD"/>
    <w:rsid w:val="00052875"/>
    <w:rsid w:val="00063F5B"/>
    <w:rsid w:val="00074373"/>
    <w:rsid w:val="00074EBE"/>
    <w:rsid w:val="00075F02"/>
    <w:rsid w:val="00080C48"/>
    <w:rsid w:val="00087D75"/>
    <w:rsid w:val="0009124D"/>
    <w:rsid w:val="000A1194"/>
    <w:rsid w:val="000A16EE"/>
    <w:rsid w:val="000A2803"/>
    <w:rsid w:val="000D3848"/>
    <w:rsid w:val="000D7C4D"/>
    <w:rsid w:val="000E603B"/>
    <w:rsid w:val="000F1233"/>
    <w:rsid w:val="00100E22"/>
    <w:rsid w:val="001101A5"/>
    <w:rsid w:val="001140FF"/>
    <w:rsid w:val="00137E1F"/>
    <w:rsid w:val="001434DE"/>
    <w:rsid w:val="00145517"/>
    <w:rsid w:val="00146D12"/>
    <w:rsid w:val="00147317"/>
    <w:rsid w:val="00150A90"/>
    <w:rsid w:val="00154376"/>
    <w:rsid w:val="00154661"/>
    <w:rsid w:val="00161963"/>
    <w:rsid w:val="00163E16"/>
    <w:rsid w:val="00175A79"/>
    <w:rsid w:val="001813CD"/>
    <w:rsid w:val="001A0630"/>
    <w:rsid w:val="001A1F4B"/>
    <w:rsid w:val="001B2BAC"/>
    <w:rsid w:val="001B73D2"/>
    <w:rsid w:val="001C2620"/>
    <w:rsid w:val="001C2E7C"/>
    <w:rsid w:val="001C3513"/>
    <w:rsid w:val="001E3F46"/>
    <w:rsid w:val="001E5884"/>
    <w:rsid w:val="001F3080"/>
    <w:rsid w:val="002109B3"/>
    <w:rsid w:val="00210C56"/>
    <w:rsid w:val="00221476"/>
    <w:rsid w:val="0023152F"/>
    <w:rsid w:val="00235CF9"/>
    <w:rsid w:val="00247007"/>
    <w:rsid w:val="002516EA"/>
    <w:rsid w:val="002527AC"/>
    <w:rsid w:val="00267854"/>
    <w:rsid w:val="00273DE9"/>
    <w:rsid w:val="00274458"/>
    <w:rsid w:val="002777A6"/>
    <w:rsid w:val="00286A8B"/>
    <w:rsid w:val="00287CB0"/>
    <w:rsid w:val="00292948"/>
    <w:rsid w:val="002A18FD"/>
    <w:rsid w:val="002B4456"/>
    <w:rsid w:val="002D033A"/>
    <w:rsid w:val="002D0E3F"/>
    <w:rsid w:val="002E1F3B"/>
    <w:rsid w:val="002E22BE"/>
    <w:rsid w:val="002F1ACF"/>
    <w:rsid w:val="002F5DDF"/>
    <w:rsid w:val="002F767F"/>
    <w:rsid w:val="003048A3"/>
    <w:rsid w:val="0030578A"/>
    <w:rsid w:val="003060B9"/>
    <w:rsid w:val="00310DF6"/>
    <w:rsid w:val="00340D73"/>
    <w:rsid w:val="003413E1"/>
    <w:rsid w:val="003506FA"/>
    <w:rsid w:val="0035163D"/>
    <w:rsid w:val="00353D49"/>
    <w:rsid w:val="003541E0"/>
    <w:rsid w:val="00360475"/>
    <w:rsid w:val="0036130F"/>
    <w:rsid w:val="00361AFB"/>
    <w:rsid w:val="00366A74"/>
    <w:rsid w:val="003677A8"/>
    <w:rsid w:val="00370F34"/>
    <w:rsid w:val="003724DF"/>
    <w:rsid w:val="003725E1"/>
    <w:rsid w:val="0037409A"/>
    <w:rsid w:val="003767C4"/>
    <w:rsid w:val="00377952"/>
    <w:rsid w:val="00382698"/>
    <w:rsid w:val="00382826"/>
    <w:rsid w:val="00392047"/>
    <w:rsid w:val="00392322"/>
    <w:rsid w:val="00394C30"/>
    <w:rsid w:val="0039570E"/>
    <w:rsid w:val="00397161"/>
    <w:rsid w:val="003A2884"/>
    <w:rsid w:val="003A39F5"/>
    <w:rsid w:val="003A47AC"/>
    <w:rsid w:val="003B30EE"/>
    <w:rsid w:val="003C5542"/>
    <w:rsid w:val="003D05FE"/>
    <w:rsid w:val="00400E9B"/>
    <w:rsid w:val="00401B26"/>
    <w:rsid w:val="004047EC"/>
    <w:rsid w:val="00411277"/>
    <w:rsid w:val="004113DC"/>
    <w:rsid w:val="00412385"/>
    <w:rsid w:val="0042410B"/>
    <w:rsid w:val="004554A1"/>
    <w:rsid w:val="004666C5"/>
    <w:rsid w:val="00466B7D"/>
    <w:rsid w:val="00467630"/>
    <w:rsid w:val="00467B5F"/>
    <w:rsid w:val="00474D62"/>
    <w:rsid w:val="0047504E"/>
    <w:rsid w:val="00475A34"/>
    <w:rsid w:val="00476795"/>
    <w:rsid w:val="00482386"/>
    <w:rsid w:val="00495CFC"/>
    <w:rsid w:val="004A6221"/>
    <w:rsid w:val="004B1489"/>
    <w:rsid w:val="004B57F5"/>
    <w:rsid w:val="004B7A41"/>
    <w:rsid w:val="004C1CBE"/>
    <w:rsid w:val="004C3E73"/>
    <w:rsid w:val="004D5862"/>
    <w:rsid w:val="004E40B9"/>
    <w:rsid w:val="004E743B"/>
    <w:rsid w:val="004F0F8C"/>
    <w:rsid w:val="004F4DAF"/>
    <w:rsid w:val="004F59BF"/>
    <w:rsid w:val="00506747"/>
    <w:rsid w:val="00513B01"/>
    <w:rsid w:val="0051612B"/>
    <w:rsid w:val="00521A11"/>
    <w:rsid w:val="0052524B"/>
    <w:rsid w:val="00531AE0"/>
    <w:rsid w:val="0053785D"/>
    <w:rsid w:val="00540104"/>
    <w:rsid w:val="00555B85"/>
    <w:rsid w:val="00571F92"/>
    <w:rsid w:val="00592842"/>
    <w:rsid w:val="005A079D"/>
    <w:rsid w:val="005A384F"/>
    <w:rsid w:val="005A662F"/>
    <w:rsid w:val="005B0762"/>
    <w:rsid w:val="005C0A65"/>
    <w:rsid w:val="005D3DC5"/>
    <w:rsid w:val="005E5A6F"/>
    <w:rsid w:val="005F05F2"/>
    <w:rsid w:val="00601B80"/>
    <w:rsid w:val="0060522A"/>
    <w:rsid w:val="00606CAE"/>
    <w:rsid w:val="00613244"/>
    <w:rsid w:val="00617476"/>
    <w:rsid w:val="006209ED"/>
    <w:rsid w:val="0062241B"/>
    <w:rsid w:val="0062361E"/>
    <w:rsid w:val="0062466B"/>
    <w:rsid w:val="006310CC"/>
    <w:rsid w:val="006361D0"/>
    <w:rsid w:val="00640F2C"/>
    <w:rsid w:val="00641917"/>
    <w:rsid w:val="00644B99"/>
    <w:rsid w:val="006474E1"/>
    <w:rsid w:val="00654BA9"/>
    <w:rsid w:val="00656D0E"/>
    <w:rsid w:val="00681C22"/>
    <w:rsid w:val="00690470"/>
    <w:rsid w:val="00691D86"/>
    <w:rsid w:val="00694BE3"/>
    <w:rsid w:val="006963E7"/>
    <w:rsid w:val="006B0F74"/>
    <w:rsid w:val="006C16D5"/>
    <w:rsid w:val="006C2787"/>
    <w:rsid w:val="006C2EF7"/>
    <w:rsid w:val="006D2557"/>
    <w:rsid w:val="006D54A8"/>
    <w:rsid w:val="006F6325"/>
    <w:rsid w:val="006F78A2"/>
    <w:rsid w:val="007037DB"/>
    <w:rsid w:val="007110DB"/>
    <w:rsid w:val="007152F2"/>
    <w:rsid w:val="007159E0"/>
    <w:rsid w:val="007174E8"/>
    <w:rsid w:val="00717899"/>
    <w:rsid w:val="00722073"/>
    <w:rsid w:val="00722B97"/>
    <w:rsid w:val="0073421D"/>
    <w:rsid w:val="007344D7"/>
    <w:rsid w:val="0073558A"/>
    <w:rsid w:val="00736689"/>
    <w:rsid w:val="00741105"/>
    <w:rsid w:val="0076107E"/>
    <w:rsid w:val="007644FF"/>
    <w:rsid w:val="0076718A"/>
    <w:rsid w:val="007679B5"/>
    <w:rsid w:val="007945CF"/>
    <w:rsid w:val="007955C6"/>
    <w:rsid w:val="007A2DF8"/>
    <w:rsid w:val="007A4B39"/>
    <w:rsid w:val="007C7BF2"/>
    <w:rsid w:val="007E4C21"/>
    <w:rsid w:val="007F123F"/>
    <w:rsid w:val="00801AB1"/>
    <w:rsid w:val="00802F95"/>
    <w:rsid w:val="008070FD"/>
    <w:rsid w:val="00817CFB"/>
    <w:rsid w:val="0082133E"/>
    <w:rsid w:val="008343A4"/>
    <w:rsid w:val="00835D67"/>
    <w:rsid w:val="008641A9"/>
    <w:rsid w:val="008865D6"/>
    <w:rsid w:val="008911F7"/>
    <w:rsid w:val="00893FFF"/>
    <w:rsid w:val="008959F3"/>
    <w:rsid w:val="008A0C1D"/>
    <w:rsid w:val="008B2307"/>
    <w:rsid w:val="008B2B34"/>
    <w:rsid w:val="008B4410"/>
    <w:rsid w:val="008B5865"/>
    <w:rsid w:val="008B7A20"/>
    <w:rsid w:val="008D1C83"/>
    <w:rsid w:val="008E3D63"/>
    <w:rsid w:val="008E4F87"/>
    <w:rsid w:val="008E5D78"/>
    <w:rsid w:val="00902F56"/>
    <w:rsid w:val="00914E64"/>
    <w:rsid w:val="00922B0E"/>
    <w:rsid w:val="009531A6"/>
    <w:rsid w:val="00971FA9"/>
    <w:rsid w:val="0097506E"/>
    <w:rsid w:val="009777A1"/>
    <w:rsid w:val="0097789B"/>
    <w:rsid w:val="00980B28"/>
    <w:rsid w:val="00983601"/>
    <w:rsid w:val="009A3E48"/>
    <w:rsid w:val="009A66CF"/>
    <w:rsid w:val="009A7A54"/>
    <w:rsid w:val="009A7AF8"/>
    <w:rsid w:val="009B0E89"/>
    <w:rsid w:val="009B3122"/>
    <w:rsid w:val="009B563E"/>
    <w:rsid w:val="009C1665"/>
    <w:rsid w:val="009D4E9C"/>
    <w:rsid w:val="009D79F9"/>
    <w:rsid w:val="009E6B20"/>
    <w:rsid w:val="009E6D03"/>
    <w:rsid w:val="009F1491"/>
    <w:rsid w:val="00A00F2A"/>
    <w:rsid w:val="00A05697"/>
    <w:rsid w:val="00A21E71"/>
    <w:rsid w:val="00A23931"/>
    <w:rsid w:val="00A302A4"/>
    <w:rsid w:val="00A307C7"/>
    <w:rsid w:val="00A3399C"/>
    <w:rsid w:val="00A43791"/>
    <w:rsid w:val="00A443EF"/>
    <w:rsid w:val="00A456A3"/>
    <w:rsid w:val="00A56BCB"/>
    <w:rsid w:val="00A72066"/>
    <w:rsid w:val="00A74181"/>
    <w:rsid w:val="00A82DC5"/>
    <w:rsid w:val="00A846AC"/>
    <w:rsid w:val="00A87933"/>
    <w:rsid w:val="00A939CC"/>
    <w:rsid w:val="00AA1B45"/>
    <w:rsid w:val="00AB1187"/>
    <w:rsid w:val="00AC15DC"/>
    <w:rsid w:val="00AC5AF7"/>
    <w:rsid w:val="00AE5DCE"/>
    <w:rsid w:val="00AF139F"/>
    <w:rsid w:val="00AF324E"/>
    <w:rsid w:val="00AF4444"/>
    <w:rsid w:val="00AF4BAB"/>
    <w:rsid w:val="00AF6857"/>
    <w:rsid w:val="00AF6D54"/>
    <w:rsid w:val="00B02E1A"/>
    <w:rsid w:val="00B07BEF"/>
    <w:rsid w:val="00B12A12"/>
    <w:rsid w:val="00B16D27"/>
    <w:rsid w:val="00B26613"/>
    <w:rsid w:val="00B26880"/>
    <w:rsid w:val="00B44885"/>
    <w:rsid w:val="00B528E9"/>
    <w:rsid w:val="00B53A34"/>
    <w:rsid w:val="00B67CFF"/>
    <w:rsid w:val="00B72B66"/>
    <w:rsid w:val="00B83F30"/>
    <w:rsid w:val="00B85DAD"/>
    <w:rsid w:val="00B92C58"/>
    <w:rsid w:val="00B950EF"/>
    <w:rsid w:val="00BA15DD"/>
    <w:rsid w:val="00BB3345"/>
    <w:rsid w:val="00BB70F5"/>
    <w:rsid w:val="00BB735F"/>
    <w:rsid w:val="00BC4540"/>
    <w:rsid w:val="00BD3387"/>
    <w:rsid w:val="00BD7071"/>
    <w:rsid w:val="00BE0C2D"/>
    <w:rsid w:val="00BE1DC7"/>
    <w:rsid w:val="00BE686E"/>
    <w:rsid w:val="00BF0378"/>
    <w:rsid w:val="00BF0C3A"/>
    <w:rsid w:val="00BF4C5B"/>
    <w:rsid w:val="00BF5C71"/>
    <w:rsid w:val="00C05A06"/>
    <w:rsid w:val="00C128A6"/>
    <w:rsid w:val="00C355E9"/>
    <w:rsid w:val="00C57A25"/>
    <w:rsid w:val="00C628CC"/>
    <w:rsid w:val="00C63B3F"/>
    <w:rsid w:val="00C64053"/>
    <w:rsid w:val="00C64B96"/>
    <w:rsid w:val="00C74477"/>
    <w:rsid w:val="00C837BC"/>
    <w:rsid w:val="00C93050"/>
    <w:rsid w:val="00CA1577"/>
    <w:rsid w:val="00CA2E25"/>
    <w:rsid w:val="00CB36C2"/>
    <w:rsid w:val="00CB4EAD"/>
    <w:rsid w:val="00CC5FB7"/>
    <w:rsid w:val="00CD4691"/>
    <w:rsid w:val="00CD7BA4"/>
    <w:rsid w:val="00CE2EEE"/>
    <w:rsid w:val="00CE771F"/>
    <w:rsid w:val="00CF7F1B"/>
    <w:rsid w:val="00D03DC7"/>
    <w:rsid w:val="00D07459"/>
    <w:rsid w:val="00D11A3A"/>
    <w:rsid w:val="00D12C8D"/>
    <w:rsid w:val="00D15A0E"/>
    <w:rsid w:val="00D27CCB"/>
    <w:rsid w:val="00D41623"/>
    <w:rsid w:val="00D466EC"/>
    <w:rsid w:val="00D55E01"/>
    <w:rsid w:val="00D6126D"/>
    <w:rsid w:val="00D65EE9"/>
    <w:rsid w:val="00D70597"/>
    <w:rsid w:val="00D74B3C"/>
    <w:rsid w:val="00D820FE"/>
    <w:rsid w:val="00D82411"/>
    <w:rsid w:val="00DA4A7F"/>
    <w:rsid w:val="00DB09B2"/>
    <w:rsid w:val="00DB35A0"/>
    <w:rsid w:val="00DB4263"/>
    <w:rsid w:val="00DC0AB6"/>
    <w:rsid w:val="00DC6614"/>
    <w:rsid w:val="00DD1492"/>
    <w:rsid w:val="00DD281C"/>
    <w:rsid w:val="00DD42D7"/>
    <w:rsid w:val="00DD47CB"/>
    <w:rsid w:val="00DD60C4"/>
    <w:rsid w:val="00DD7810"/>
    <w:rsid w:val="00DE04CE"/>
    <w:rsid w:val="00DE4829"/>
    <w:rsid w:val="00DE5A24"/>
    <w:rsid w:val="00DE5A5D"/>
    <w:rsid w:val="00DF26ED"/>
    <w:rsid w:val="00E07CE2"/>
    <w:rsid w:val="00E117F5"/>
    <w:rsid w:val="00E13FEB"/>
    <w:rsid w:val="00E21672"/>
    <w:rsid w:val="00E248CA"/>
    <w:rsid w:val="00E477B4"/>
    <w:rsid w:val="00E51755"/>
    <w:rsid w:val="00E53B7F"/>
    <w:rsid w:val="00E56A41"/>
    <w:rsid w:val="00E62B84"/>
    <w:rsid w:val="00E671EA"/>
    <w:rsid w:val="00E67701"/>
    <w:rsid w:val="00E778A9"/>
    <w:rsid w:val="00E82A72"/>
    <w:rsid w:val="00E83184"/>
    <w:rsid w:val="00E87CE9"/>
    <w:rsid w:val="00EA2924"/>
    <w:rsid w:val="00EA4ADE"/>
    <w:rsid w:val="00EB3A28"/>
    <w:rsid w:val="00EC297E"/>
    <w:rsid w:val="00EC3062"/>
    <w:rsid w:val="00ED2991"/>
    <w:rsid w:val="00EF5430"/>
    <w:rsid w:val="00F02EA5"/>
    <w:rsid w:val="00F12DA1"/>
    <w:rsid w:val="00F13C53"/>
    <w:rsid w:val="00F20C04"/>
    <w:rsid w:val="00F22068"/>
    <w:rsid w:val="00F2318C"/>
    <w:rsid w:val="00F304C4"/>
    <w:rsid w:val="00F30A9A"/>
    <w:rsid w:val="00F3233A"/>
    <w:rsid w:val="00F37440"/>
    <w:rsid w:val="00F52584"/>
    <w:rsid w:val="00F81549"/>
    <w:rsid w:val="00F94A35"/>
    <w:rsid w:val="00FA0B3E"/>
    <w:rsid w:val="00FA764F"/>
    <w:rsid w:val="00FB00B3"/>
    <w:rsid w:val="00FC24FA"/>
    <w:rsid w:val="00FC4248"/>
    <w:rsid w:val="00FD634D"/>
    <w:rsid w:val="00FD726D"/>
    <w:rsid w:val="00FE59E1"/>
    <w:rsid w:val="00FE785E"/>
    <w:rsid w:val="00FF4E41"/>
    <w:rsid w:val="01A541D6"/>
    <w:rsid w:val="01F212DC"/>
    <w:rsid w:val="021E8E7F"/>
    <w:rsid w:val="028DA0D0"/>
    <w:rsid w:val="028DE644"/>
    <w:rsid w:val="02AD77AF"/>
    <w:rsid w:val="02EED5DA"/>
    <w:rsid w:val="036440B9"/>
    <w:rsid w:val="03AC6ADD"/>
    <w:rsid w:val="045059C5"/>
    <w:rsid w:val="0465BB60"/>
    <w:rsid w:val="05389303"/>
    <w:rsid w:val="0590550F"/>
    <w:rsid w:val="06F807FF"/>
    <w:rsid w:val="077C786C"/>
    <w:rsid w:val="078B5A30"/>
    <w:rsid w:val="07D15E18"/>
    <w:rsid w:val="07F0C13F"/>
    <w:rsid w:val="082EDCEA"/>
    <w:rsid w:val="08CA9DDB"/>
    <w:rsid w:val="09032C4C"/>
    <w:rsid w:val="090A6F03"/>
    <w:rsid w:val="09679272"/>
    <w:rsid w:val="097C3F13"/>
    <w:rsid w:val="09A83801"/>
    <w:rsid w:val="0A63F097"/>
    <w:rsid w:val="0A9EAE93"/>
    <w:rsid w:val="0AB0FEE7"/>
    <w:rsid w:val="0BA018F3"/>
    <w:rsid w:val="0BB40E8E"/>
    <w:rsid w:val="0BD427D7"/>
    <w:rsid w:val="0C3E35C6"/>
    <w:rsid w:val="0CDF0FAC"/>
    <w:rsid w:val="0E5B502D"/>
    <w:rsid w:val="0F2A4EED"/>
    <w:rsid w:val="0F4CFA90"/>
    <w:rsid w:val="109A4E2B"/>
    <w:rsid w:val="11ECA85C"/>
    <w:rsid w:val="12988713"/>
    <w:rsid w:val="12F11177"/>
    <w:rsid w:val="1349BF66"/>
    <w:rsid w:val="1398A0BC"/>
    <w:rsid w:val="13B1A148"/>
    <w:rsid w:val="1480C5DE"/>
    <w:rsid w:val="14DE4A9E"/>
    <w:rsid w:val="154B8629"/>
    <w:rsid w:val="1617C137"/>
    <w:rsid w:val="16828C42"/>
    <w:rsid w:val="16E4215B"/>
    <w:rsid w:val="17409F95"/>
    <w:rsid w:val="17BD347E"/>
    <w:rsid w:val="184CCE71"/>
    <w:rsid w:val="1868C000"/>
    <w:rsid w:val="18A5B2D9"/>
    <w:rsid w:val="1967172E"/>
    <w:rsid w:val="19922EBF"/>
    <w:rsid w:val="19CEB3BB"/>
    <w:rsid w:val="19FC32CE"/>
    <w:rsid w:val="1AA10C0E"/>
    <w:rsid w:val="1BF3BBDC"/>
    <w:rsid w:val="1C06D1BD"/>
    <w:rsid w:val="1C7E2F27"/>
    <w:rsid w:val="1DC2D230"/>
    <w:rsid w:val="1DD5E5F4"/>
    <w:rsid w:val="2111193E"/>
    <w:rsid w:val="21164D1F"/>
    <w:rsid w:val="21654308"/>
    <w:rsid w:val="21738F07"/>
    <w:rsid w:val="21B53BF5"/>
    <w:rsid w:val="21B55230"/>
    <w:rsid w:val="21F86402"/>
    <w:rsid w:val="22678944"/>
    <w:rsid w:val="22835878"/>
    <w:rsid w:val="2291FF52"/>
    <w:rsid w:val="22A72FF6"/>
    <w:rsid w:val="233AE15F"/>
    <w:rsid w:val="238F4401"/>
    <w:rsid w:val="23C05519"/>
    <w:rsid w:val="23E71B98"/>
    <w:rsid w:val="24F9CABA"/>
    <w:rsid w:val="25DF9DD6"/>
    <w:rsid w:val="25FDAD13"/>
    <w:rsid w:val="2656FED4"/>
    <w:rsid w:val="266127B3"/>
    <w:rsid w:val="27E1EF2C"/>
    <w:rsid w:val="28AD625E"/>
    <w:rsid w:val="29CE1E89"/>
    <w:rsid w:val="2A07101F"/>
    <w:rsid w:val="2A48A1AD"/>
    <w:rsid w:val="2A847980"/>
    <w:rsid w:val="2D4899E6"/>
    <w:rsid w:val="2E5D6E99"/>
    <w:rsid w:val="2EAAB4AA"/>
    <w:rsid w:val="2F4A4B01"/>
    <w:rsid w:val="2F5213E7"/>
    <w:rsid w:val="2FCD48A9"/>
    <w:rsid w:val="301961C9"/>
    <w:rsid w:val="30804FCA"/>
    <w:rsid w:val="308DD307"/>
    <w:rsid w:val="316E5326"/>
    <w:rsid w:val="317364B4"/>
    <w:rsid w:val="32016030"/>
    <w:rsid w:val="337912B6"/>
    <w:rsid w:val="339B1757"/>
    <w:rsid w:val="34011069"/>
    <w:rsid w:val="345C657C"/>
    <w:rsid w:val="350AC4C5"/>
    <w:rsid w:val="35197412"/>
    <w:rsid w:val="353E9B4A"/>
    <w:rsid w:val="35981741"/>
    <w:rsid w:val="35F557AD"/>
    <w:rsid w:val="362D8B52"/>
    <w:rsid w:val="36A66B00"/>
    <w:rsid w:val="370A5FEC"/>
    <w:rsid w:val="37C2D23A"/>
    <w:rsid w:val="386A1BE7"/>
    <w:rsid w:val="390C53C9"/>
    <w:rsid w:val="39F43AFC"/>
    <w:rsid w:val="3A97B44F"/>
    <w:rsid w:val="3B51EE38"/>
    <w:rsid w:val="3B9F4C27"/>
    <w:rsid w:val="3BB56E35"/>
    <w:rsid w:val="3BF0237B"/>
    <w:rsid w:val="3C6A08D8"/>
    <w:rsid w:val="3CC06D6B"/>
    <w:rsid w:val="3CF96E8A"/>
    <w:rsid w:val="3D7F95D4"/>
    <w:rsid w:val="3DBF42FB"/>
    <w:rsid w:val="3E501EC1"/>
    <w:rsid w:val="40CD8F23"/>
    <w:rsid w:val="41908815"/>
    <w:rsid w:val="41AB7851"/>
    <w:rsid w:val="41F4AF11"/>
    <w:rsid w:val="425AF663"/>
    <w:rsid w:val="42F12B76"/>
    <w:rsid w:val="43BE97DE"/>
    <w:rsid w:val="43D742D6"/>
    <w:rsid w:val="43FE6F6A"/>
    <w:rsid w:val="44661456"/>
    <w:rsid w:val="447D7679"/>
    <w:rsid w:val="44896445"/>
    <w:rsid w:val="44A5248E"/>
    <w:rsid w:val="46482100"/>
    <w:rsid w:val="46DA1323"/>
    <w:rsid w:val="471702A8"/>
    <w:rsid w:val="47867FD3"/>
    <w:rsid w:val="4975C7FF"/>
    <w:rsid w:val="4A037A03"/>
    <w:rsid w:val="4AD50EA2"/>
    <w:rsid w:val="4AE74A66"/>
    <w:rsid w:val="4B42A6FD"/>
    <w:rsid w:val="4B4FEC99"/>
    <w:rsid w:val="4B696603"/>
    <w:rsid w:val="4B75D749"/>
    <w:rsid w:val="4BFAEB48"/>
    <w:rsid w:val="4CD7BDA3"/>
    <w:rsid w:val="4D68CA4F"/>
    <w:rsid w:val="4D79283F"/>
    <w:rsid w:val="4DAE3653"/>
    <w:rsid w:val="4DC8D7E8"/>
    <w:rsid w:val="4DE97A65"/>
    <w:rsid w:val="4ECB8FF8"/>
    <w:rsid w:val="4EEB0CC0"/>
    <w:rsid w:val="4F6CF43D"/>
    <w:rsid w:val="4FA1FF4A"/>
    <w:rsid w:val="4FA36DF7"/>
    <w:rsid w:val="4FFA4B87"/>
    <w:rsid w:val="50323856"/>
    <w:rsid w:val="510BFF04"/>
    <w:rsid w:val="514BCBB5"/>
    <w:rsid w:val="51994CE6"/>
    <w:rsid w:val="51A10715"/>
    <w:rsid w:val="51EBF49F"/>
    <w:rsid w:val="524432F8"/>
    <w:rsid w:val="526F54EA"/>
    <w:rsid w:val="52A1DC8A"/>
    <w:rsid w:val="52A5A91D"/>
    <w:rsid w:val="530D2FFA"/>
    <w:rsid w:val="5486203A"/>
    <w:rsid w:val="54E5AF6E"/>
    <w:rsid w:val="555D893A"/>
    <w:rsid w:val="5572D9C9"/>
    <w:rsid w:val="57660A2D"/>
    <w:rsid w:val="577C25A7"/>
    <w:rsid w:val="57F4B274"/>
    <w:rsid w:val="58708C3D"/>
    <w:rsid w:val="58F255B3"/>
    <w:rsid w:val="58FB3E35"/>
    <w:rsid w:val="5916C42A"/>
    <w:rsid w:val="598ADF8D"/>
    <w:rsid w:val="599BEEEF"/>
    <w:rsid w:val="59EC997E"/>
    <w:rsid w:val="5A41F8D8"/>
    <w:rsid w:val="5AA3408B"/>
    <w:rsid w:val="5AFE663F"/>
    <w:rsid w:val="5BAA5DB6"/>
    <w:rsid w:val="5BF65DA4"/>
    <w:rsid w:val="5CAFE234"/>
    <w:rsid w:val="5CB22E05"/>
    <w:rsid w:val="5D5794FA"/>
    <w:rsid w:val="5EBB5307"/>
    <w:rsid w:val="5EE516AC"/>
    <w:rsid w:val="5EFC0C8E"/>
    <w:rsid w:val="5F5A84B3"/>
    <w:rsid w:val="5FFD5502"/>
    <w:rsid w:val="6011EB1B"/>
    <w:rsid w:val="6038D74A"/>
    <w:rsid w:val="61916585"/>
    <w:rsid w:val="61966E53"/>
    <w:rsid w:val="61B35011"/>
    <w:rsid w:val="63520936"/>
    <w:rsid w:val="6373D37B"/>
    <w:rsid w:val="63E35D74"/>
    <w:rsid w:val="64E055DD"/>
    <w:rsid w:val="654943E1"/>
    <w:rsid w:val="65944219"/>
    <w:rsid w:val="65D41FBA"/>
    <w:rsid w:val="660091B3"/>
    <w:rsid w:val="662241A8"/>
    <w:rsid w:val="662F4CC5"/>
    <w:rsid w:val="6637ACD4"/>
    <w:rsid w:val="673E3E43"/>
    <w:rsid w:val="67D780FB"/>
    <w:rsid w:val="68F25E8A"/>
    <w:rsid w:val="6934D0A2"/>
    <w:rsid w:val="69BD621C"/>
    <w:rsid w:val="6A0C0615"/>
    <w:rsid w:val="6A0C28C2"/>
    <w:rsid w:val="6A53AF00"/>
    <w:rsid w:val="6A83A5BF"/>
    <w:rsid w:val="6AF7321C"/>
    <w:rsid w:val="6D18D914"/>
    <w:rsid w:val="6DEC3C4B"/>
    <w:rsid w:val="6E3118E2"/>
    <w:rsid w:val="6ED4494B"/>
    <w:rsid w:val="7018EEA7"/>
    <w:rsid w:val="709CA2B5"/>
    <w:rsid w:val="70A8B3AC"/>
    <w:rsid w:val="7111F939"/>
    <w:rsid w:val="71340D52"/>
    <w:rsid w:val="72363C6B"/>
    <w:rsid w:val="7241187C"/>
    <w:rsid w:val="729AA1D9"/>
    <w:rsid w:val="72B0FB6C"/>
    <w:rsid w:val="72F82132"/>
    <w:rsid w:val="74134653"/>
    <w:rsid w:val="748B0089"/>
    <w:rsid w:val="748F62DE"/>
    <w:rsid w:val="75DBB8D5"/>
    <w:rsid w:val="75EEF861"/>
    <w:rsid w:val="76DDD0B0"/>
    <w:rsid w:val="77B881AE"/>
    <w:rsid w:val="7828E3CA"/>
    <w:rsid w:val="78F4A037"/>
    <w:rsid w:val="7970F8E6"/>
    <w:rsid w:val="79FE896D"/>
    <w:rsid w:val="7A3F5897"/>
    <w:rsid w:val="7ABBBA1D"/>
    <w:rsid w:val="7B87665C"/>
    <w:rsid w:val="7BA97089"/>
    <w:rsid w:val="7C134294"/>
    <w:rsid w:val="7C832424"/>
    <w:rsid w:val="7CC46ED2"/>
    <w:rsid w:val="7CDC358C"/>
    <w:rsid w:val="7CFD5F95"/>
    <w:rsid w:val="7DF5AFCC"/>
    <w:rsid w:val="7E4DF7C0"/>
    <w:rsid w:val="7E600890"/>
    <w:rsid w:val="7F10B15B"/>
    <w:rsid w:val="7F636BF9"/>
    <w:rsid w:val="7F731D96"/>
    <w:rsid w:val="7FE7B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C6993D5E-CCE7-4BEF-BA3F-925590F3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15D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15D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15D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15D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15D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15DC"/>
    <w:rPr>
      <w:rFonts w:eastAsiaTheme="majorEastAsia" w:cstheme="majorBidi"/>
      <w:color w:val="272727" w:themeColor="text1" w:themeTint="D8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DC25A874A6A34FA57A1410CFDC29AE" ma:contentTypeVersion="6" ma:contentTypeDescription="Utwórz nowy dokument." ma:contentTypeScope="" ma:versionID="21c525619362e239aca11ce2fb0067b1">
  <xsd:schema xmlns:xsd="http://www.w3.org/2001/XMLSchema" xmlns:xs="http://www.w3.org/2001/XMLSchema" xmlns:p="http://schemas.microsoft.com/office/2006/metadata/properties" xmlns:ns3="5c371023-5351-4a2c-b274-12e7bf1d720d" targetNamespace="http://schemas.microsoft.com/office/2006/metadata/properties" ma:root="true" ma:fieldsID="871c68a152c24e4fc0741a2f208200ad" ns3:_="">
    <xsd:import namespace="5c371023-5351-4a2c-b274-12e7bf1d72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371023-5351-4a2c-b274-12e7bf1d72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371023-5351-4a2c-b274-12e7bf1d720d" xsi:nil="true"/>
  </documentManagement>
</p:properties>
</file>

<file path=customXml/itemProps1.xml><?xml version="1.0" encoding="utf-8"?>
<ds:datastoreItem xmlns:ds="http://schemas.openxmlformats.org/officeDocument/2006/customXml" ds:itemID="{67FB14AA-0FF8-4BCD-A5BC-23EDFEE4E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371023-5351-4a2c-b274-12e7bf1d72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80D0B9-14D8-45B0-8491-07F4F2961D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389F9-73B7-472A-93A8-58FA0F77A99C}">
  <ds:schemaRefs>
    <ds:schemaRef ds:uri="http://purl.org/dc/dcmitype/"/>
    <ds:schemaRef ds:uri="http://schemas.microsoft.com/office/2006/documentManagement/types"/>
    <ds:schemaRef ds:uri="http://purl.org/dc/elements/1.1/"/>
    <ds:schemaRef ds:uri="5c371023-5351-4a2c-b274-12e7bf1d720d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1101</Words>
  <Characters>8515</Characters>
  <Application>Microsoft Office Word</Application>
  <DocSecurity>0</DocSecurity>
  <Lines>243</Lines>
  <Paragraphs>152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Sylwester Sowula</cp:lastModifiedBy>
  <cp:revision>2</cp:revision>
  <dcterms:created xsi:type="dcterms:W3CDTF">2026-01-22T22:56:00Z</dcterms:created>
  <dcterms:modified xsi:type="dcterms:W3CDTF">2026-01-22T22:56:00Z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0x01010004DC25A874A6A34FA57A1410CFDC29AE</vt:lpwstr>
  </property>
</Properties>
</file>